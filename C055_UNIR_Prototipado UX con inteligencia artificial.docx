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8074CE" w14:textId="77777777" w:rsidR="00976098" w:rsidRDefault="00976098"/>
    <w:p w14:paraId="010DED17" w14:textId="77777777" w:rsidR="00976098" w:rsidRDefault="00976098"/>
    <w:p w14:paraId="0E4D2E33" w14:textId="77777777" w:rsidR="00976098" w:rsidRDefault="002C24A1">
      <w:pPr>
        <w:jc w:val="center"/>
      </w:pPr>
      <w:r>
        <w:rPr>
          <w:b/>
          <w:sz w:val="28"/>
        </w:rPr>
        <w:t>Experiencia e Interfaz de Usuario (UX y UI)</w:t>
      </w:r>
    </w:p>
    <w:p w14:paraId="41F21FC3" w14:textId="77777777" w:rsidR="00976098" w:rsidRDefault="002C24A1">
      <w:pPr>
        <w:jc w:val="center"/>
      </w:pPr>
      <w:r>
        <w:rPr>
          <w:b/>
          <w:sz w:val="32"/>
        </w:rPr>
        <w:t>Actividad grupal: Prototipado UX con inteligencia artificial</w:t>
      </w:r>
    </w:p>
    <w:p w14:paraId="00B95AE4" w14:textId="77777777" w:rsidR="00976098" w:rsidRDefault="00976098"/>
    <w:p w14:paraId="61E08CEE" w14:textId="77777777" w:rsidR="00976098" w:rsidRDefault="00976098"/>
    <w:p w14:paraId="7E8B77D3" w14:textId="77777777" w:rsidR="00976098" w:rsidRDefault="00976098"/>
    <w:p w14:paraId="4780DE80" w14:textId="77777777" w:rsidR="00976098" w:rsidRDefault="00976098"/>
    <w:p w14:paraId="35E4B04A" w14:textId="70B546A4" w:rsidR="00FE02EB" w:rsidRDefault="002C24A1">
      <w:pPr>
        <w:jc w:val="center"/>
      </w:pPr>
      <w:r>
        <w:t xml:space="preserve">Framework Comparativo para </w:t>
      </w:r>
      <w:r w:rsidR="004B1224">
        <w:t>Diseño</w:t>
      </w:r>
      <w:r>
        <w:t xml:space="preserve"> de Producto Digital</w:t>
      </w:r>
      <w:r>
        <w:br/>
        <w:t xml:space="preserve">Entrega </w:t>
      </w:r>
      <w:r w:rsidR="004B1224">
        <w:t>Académica</w:t>
      </w:r>
      <w:r>
        <w:t xml:space="preserve"> - </w:t>
      </w:r>
      <w:r w:rsidR="004B1224">
        <w:t>Maestría</w:t>
      </w:r>
      <w:r>
        <w:t xml:space="preserve"> UX/UI</w:t>
      </w:r>
      <w:r>
        <w:br/>
        <w:t>Equipo de trabajo:</w:t>
      </w:r>
      <w:r>
        <w:br/>
      </w:r>
      <w:ins w:id="0" w:author="francisco javier gonzalez  garcia" w:date="2026-09-27T23:32:00Z">
        <w:r w:rsidR="002522B7">
          <w:t>Integrante 1:</w:t>
        </w:r>
        <w:r w:rsidR="002522B7" w:rsidRPr="0078477B">
          <w:t xml:space="preserve"> Daniel </w:t>
        </w:r>
        <w:r w:rsidR="002522B7">
          <w:t xml:space="preserve">Gabriel González, UX </w:t>
        </w:r>
        <w:proofErr w:type="spellStart"/>
        <w:r w:rsidR="002522B7">
          <w:t>Researcher</w:t>
        </w:r>
        <w:proofErr w:type="spellEnd"/>
        <w:r w:rsidR="002522B7">
          <w:t xml:space="preserve"> (Líder Fase 1)</w:t>
        </w:r>
        <w:r w:rsidR="002522B7">
          <w:br/>
          <w:t xml:space="preserve">Integrante 2: </w:t>
        </w:r>
        <w:r w:rsidR="002522B7" w:rsidRPr="0078477B">
          <w:t xml:space="preserve">Daniel </w:t>
        </w:r>
        <w:r w:rsidR="002522B7">
          <w:t>Cinto Conde,</w:t>
        </w:r>
        <w:r w:rsidR="002522B7" w:rsidRPr="0078477B">
          <w:t xml:space="preserve"> </w:t>
        </w:r>
        <w:r w:rsidR="002522B7">
          <w:t xml:space="preserve">UX </w:t>
        </w:r>
        <w:proofErr w:type="spellStart"/>
        <w:r w:rsidR="002522B7">
          <w:t>Strategist</w:t>
        </w:r>
        <w:proofErr w:type="spellEnd"/>
        <w:r w:rsidR="002522B7">
          <w:t xml:space="preserve"> &amp; AI Lead (Líder Fase 2)</w:t>
        </w:r>
        <w:r w:rsidR="002522B7">
          <w:br/>
          <w:t xml:space="preserve">Integrante 3: </w:t>
        </w:r>
        <w:r w:rsidR="002522B7" w:rsidRPr="0078477B">
          <w:t>Francisco Javier González García</w:t>
        </w:r>
        <w:r w:rsidR="002522B7">
          <w:t xml:space="preserve">, </w:t>
        </w:r>
        <w:proofErr w:type="spellStart"/>
        <w:r w:rsidR="002522B7">
          <w:t>Information</w:t>
        </w:r>
        <w:proofErr w:type="spellEnd"/>
        <w:r w:rsidR="002522B7">
          <w:t xml:space="preserve"> </w:t>
        </w:r>
        <w:proofErr w:type="spellStart"/>
        <w:r w:rsidR="002522B7">
          <w:t>Architect</w:t>
        </w:r>
        <w:proofErr w:type="spellEnd"/>
        <w:r w:rsidR="002522B7">
          <w:t xml:space="preserve"> (Líder Fase 3)</w:t>
        </w:r>
        <w:r w:rsidR="002522B7">
          <w:br/>
          <w:t xml:space="preserve">Integrante 4: </w:t>
        </w:r>
        <w:r w:rsidR="002522B7" w:rsidRPr="0078477B">
          <w:t>Cristian Yamir Jiménez Rebollar</w:t>
        </w:r>
        <w:r w:rsidR="002522B7">
          <w:t xml:space="preserve">, UI/UX </w:t>
        </w:r>
        <w:proofErr w:type="spellStart"/>
        <w:r w:rsidR="002522B7">
          <w:t>Designer</w:t>
        </w:r>
        <w:proofErr w:type="spellEnd"/>
        <w:r w:rsidR="002522B7">
          <w:t xml:space="preserve"> (Líder Fase 4)</w:t>
        </w:r>
        <w:r w:rsidR="002522B7">
          <w:br/>
          <w:t xml:space="preserve">Integrante 5: </w:t>
        </w:r>
        <w:r w:rsidR="002522B7" w:rsidRPr="0078477B">
          <w:t xml:space="preserve">Miguel Ángel Sánchez </w:t>
        </w:r>
        <w:proofErr w:type="spellStart"/>
        <w:r w:rsidR="002522B7" w:rsidRPr="0078477B">
          <w:t>Martínez</w:t>
        </w:r>
        <w:r w:rsidR="002522B7">
          <w:t>Interaction</w:t>
        </w:r>
        <w:proofErr w:type="spellEnd"/>
        <w:r w:rsidR="002522B7">
          <w:t xml:space="preserve"> QA &amp; Editor (Líder Fase 5)</w:t>
        </w:r>
      </w:ins>
      <w:del w:id="1" w:author="francisco javier gonzalez  garcia" w:date="2026-09-27T23:32:00Z">
        <w:r w:rsidDel="002522B7">
          <w:delText>Integrante 1: UX Researcher (</w:delText>
        </w:r>
        <w:r w:rsidR="004B1224" w:rsidDel="002522B7">
          <w:delText>Líder</w:delText>
        </w:r>
        <w:r w:rsidDel="002522B7">
          <w:delText xml:space="preserve"> Fase 1)</w:delText>
        </w:r>
        <w:r w:rsidDel="002522B7">
          <w:br/>
          <w:delText>Integrante 2: UX Strategist &amp; AI Lead (</w:delText>
        </w:r>
        <w:r w:rsidR="004B1224" w:rsidDel="002522B7">
          <w:delText>Líder</w:delText>
        </w:r>
        <w:r w:rsidDel="002522B7">
          <w:delText xml:space="preserve"> Fase 2)</w:delText>
        </w:r>
        <w:r w:rsidDel="002522B7">
          <w:br/>
          <w:delText>Integrante 3: Information Architect (</w:delText>
        </w:r>
        <w:r w:rsidR="004B1224" w:rsidDel="002522B7">
          <w:delText>Líder</w:delText>
        </w:r>
        <w:r w:rsidDel="002522B7">
          <w:delText xml:space="preserve"> Fase 3)</w:delText>
        </w:r>
        <w:r w:rsidDel="002522B7">
          <w:br/>
          <w:delText>Integrante 4: UI/UX Designer (</w:delText>
        </w:r>
        <w:r w:rsidR="004B1224" w:rsidDel="002522B7">
          <w:delText>Líder</w:delText>
        </w:r>
        <w:r w:rsidDel="002522B7">
          <w:delText xml:space="preserve"> Fase 4)</w:delText>
        </w:r>
        <w:r w:rsidDel="002522B7">
          <w:br/>
          <w:delText>Integrante 5: Interaction QA &amp; Editor (</w:delText>
        </w:r>
        <w:r w:rsidR="004B1224" w:rsidDel="002522B7">
          <w:delText>Líder</w:delText>
        </w:r>
        <w:r w:rsidDel="002522B7">
          <w:delText xml:space="preserve"> Fase 5)</w:delText>
        </w:r>
      </w:del>
      <w:r>
        <w:br/>
      </w:r>
    </w:p>
    <w:p w14:paraId="214BCDEB" w14:textId="77777777" w:rsidR="00FE02EB" w:rsidRDefault="00FE02EB">
      <w:pPr>
        <w:jc w:val="center"/>
      </w:pPr>
    </w:p>
    <w:p w14:paraId="74276B56" w14:textId="77777777" w:rsidR="00FE02EB" w:rsidRDefault="00FE02EB">
      <w:pPr>
        <w:jc w:val="center"/>
      </w:pPr>
    </w:p>
    <w:p w14:paraId="274DC093" w14:textId="77777777" w:rsidR="00FE02EB" w:rsidRDefault="00FE02EB">
      <w:pPr>
        <w:jc w:val="center"/>
      </w:pPr>
    </w:p>
    <w:p w14:paraId="6CE18477" w14:textId="77777777" w:rsidR="00FE02EB" w:rsidRDefault="00FE02EB">
      <w:pPr>
        <w:jc w:val="center"/>
      </w:pPr>
    </w:p>
    <w:p w14:paraId="22A3CADC" w14:textId="77777777" w:rsidR="00FE02EB" w:rsidRDefault="00FE02EB">
      <w:pPr>
        <w:jc w:val="center"/>
      </w:pPr>
    </w:p>
    <w:p w14:paraId="00AA16B1" w14:textId="77777777" w:rsidR="00FE02EB" w:rsidRDefault="00FE02EB">
      <w:pPr>
        <w:jc w:val="center"/>
      </w:pPr>
    </w:p>
    <w:p w14:paraId="183543B1" w14:textId="77777777" w:rsidR="00FE02EB" w:rsidRDefault="00FE02EB">
      <w:pPr>
        <w:jc w:val="center"/>
      </w:pPr>
    </w:p>
    <w:p w14:paraId="4E72AA67" w14:textId="77777777" w:rsidR="00976098" w:rsidRDefault="002C24A1" w:rsidP="00FE02EB">
      <w:pPr>
        <w:jc w:val="right"/>
      </w:pPr>
      <w:r>
        <w:br/>
        <w:t>Fecha: 21 de septiembre de 2026</w:t>
      </w:r>
    </w:p>
    <w:p w14:paraId="2000133D" w14:textId="77777777" w:rsidR="00976098" w:rsidRDefault="004B1224">
      <w:pPr>
        <w:pStyle w:val="Ttulo1"/>
      </w:pPr>
      <w:r>
        <w:lastRenderedPageBreak/>
        <w:t>Introducción</w:t>
      </w:r>
    </w:p>
    <w:p w14:paraId="3DEED6D7" w14:textId="4853666D" w:rsidR="00976098" w:rsidRDefault="002C24A1">
      <w:pPr>
        <w:jc w:val="both"/>
        <w:pPrChange w:id="2" w:author="francisco javier gonzalez  garcia" w:date="2026-09-22T22:08:00Z">
          <w:pPr/>
        </w:pPrChange>
      </w:pPr>
      <w:r>
        <w:t xml:space="preserve">La presente actividad </w:t>
      </w:r>
      <w:r w:rsidR="004B1224">
        <w:t>académica</w:t>
      </w:r>
      <w:r>
        <w:t xml:space="preserve">, desarrollada en el marco del </w:t>
      </w:r>
      <w:r w:rsidR="004B1224">
        <w:t>módulo</w:t>
      </w:r>
      <w:r>
        <w:t xml:space="preserve"> de Experiencia e Interfaz de Usuario de la </w:t>
      </w:r>
      <w:r w:rsidR="004B1224">
        <w:t>Maestría</w:t>
      </w:r>
      <w:r>
        <w:t xml:space="preserve"> UX/UI, tiene como objetivo consolidar el conocimiento </w:t>
      </w:r>
      <w:r w:rsidR="004B1224">
        <w:t>teórico</w:t>
      </w:r>
      <w:r>
        <w:t xml:space="preserve"> y </w:t>
      </w:r>
      <w:del w:id="3" w:author="francisco javier gonzalez  garcia" w:date="2026-09-24T23:18:00Z">
        <w:r w:rsidDel="00892B48">
          <w:delText>practico</w:delText>
        </w:r>
      </w:del>
      <w:ins w:id="4" w:author="francisco javier gonzalez  garcia" w:date="2026-09-24T23:18:00Z">
        <w:r w:rsidR="00892B48">
          <w:t>práctico</w:t>
        </w:r>
      </w:ins>
      <w:r>
        <w:t xml:space="preserve"> sobre el </w:t>
      </w:r>
      <w:r w:rsidR="004B1224">
        <w:t>diseño</w:t>
      </w:r>
      <w:r>
        <w:t xml:space="preserve"> de productos digitales a </w:t>
      </w:r>
      <w:r w:rsidR="004B1224">
        <w:t>través</w:t>
      </w:r>
      <w:r>
        <w:t xml:space="preserve"> de un enfoque de </w:t>
      </w:r>
      <w:r w:rsidR="004B1224">
        <w:t>metodologías</w:t>
      </w:r>
      <w:r>
        <w:t xml:space="preserve"> agiles y trabajo colaborativo en equipo. El proyecto se centra en el </w:t>
      </w:r>
      <w:r w:rsidR="004B1224">
        <w:t>diseño</w:t>
      </w:r>
      <w:r>
        <w:t xml:space="preserve"> de una </w:t>
      </w:r>
      <w:r w:rsidR="004B1224">
        <w:t>aplicación</w:t>
      </w:r>
      <w:r>
        <w:t xml:space="preserve"> </w:t>
      </w:r>
      <w:r w:rsidR="004B1224">
        <w:t>móvil</w:t>
      </w:r>
      <w:r>
        <w:t xml:space="preserve"> de gimnasio, un producto digital que requiere integrar de manera </w:t>
      </w:r>
      <w:r w:rsidR="004B1224">
        <w:t>armónica</w:t>
      </w:r>
      <w:r>
        <w:t xml:space="preserve"> la </w:t>
      </w:r>
      <w:r w:rsidR="004B1224">
        <w:t>investigación</w:t>
      </w:r>
      <w:r>
        <w:t xml:space="preserve"> conceptual, la arquitectura de la </w:t>
      </w:r>
      <w:r w:rsidR="004B1224">
        <w:t>información</w:t>
      </w:r>
      <w:r>
        <w:t xml:space="preserve">, el </w:t>
      </w:r>
      <w:r w:rsidR="004B1224">
        <w:t>diseño</w:t>
      </w:r>
      <w:r>
        <w:t xml:space="preserve"> visual y la </w:t>
      </w:r>
      <w:r w:rsidR="004B1224">
        <w:t>validación</w:t>
      </w:r>
      <w:r>
        <w:t xml:space="preserve"> con usuarios finales.</w:t>
      </w:r>
    </w:p>
    <w:p w14:paraId="0EB4BB1E" w14:textId="4174AC99" w:rsidR="00976098" w:rsidDel="004D44D5" w:rsidRDefault="002C24A1">
      <w:pPr>
        <w:jc w:val="both"/>
        <w:rPr>
          <w:del w:id="5" w:author="francisco javier gonzalez  garcia" w:date="2026-09-24T22:54:00Z"/>
        </w:rPr>
        <w:pPrChange w:id="6" w:author="francisco javier gonzalez  garcia" w:date="2026-09-22T22:08:00Z">
          <w:pPr/>
        </w:pPrChange>
      </w:pPr>
      <w:r>
        <w:t xml:space="preserve">El documento se estructura en once secciones que recorren el ciclo de vida completo de un proyecto de UX/UI: la </w:t>
      </w:r>
      <w:r w:rsidR="004B1224">
        <w:t>investigación</w:t>
      </w:r>
      <w:r>
        <w:t xml:space="preserve"> conceptual, la </w:t>
      </w:r>
      <w:r w:rsidR="004B1224">
        <w:t>definición</w:t>
      </w:r>
      <w:r>
        <w:t xml:space="preserve"> del contexto UX a </w:t>
      </w:r>
      <w:r w:rsidR="004B1224">
        <w:t>través</w:t>
      </w:r>
      <w:r>
        <w:t xml:space="preserve"> de personas </w:t>
      </w:r>
      <w:r w:rsidR="004B1224">
        <w:t>e</w:t>
      </w:r>
      <w:r>
        <w:t xml:space="preserve"> historias de usuario, la arquitectura y flujo de </w:t>
      </w:r>
      <w:r w:rsidR="004B1224">
        <w:t>navegación</w:t>
      </w:r>
      <w:r>
        <w:t xml:space="preserve">, el desarrollo de </w:t>
      </w:r>
      <w:proofErr w:type="spellStart"/>
      <w:r>
        <w:t>wireframes</w:t>
      </w:r>
      <w:proofErr w:type="spellEnd"/>
      <w:r>
        <w:t xml:space="preserve"> de baja fidelidad, las anotaciones de </w:t>
      </w:r>
      <w:r w:rsidR="004B1224">
        <w:t>interacción</w:t>
      </w:r>
      <w:r>
        <w:t xml:space="preserve">, una </w:t>
      </w:r>
      <w:r w:rsidR="004B1224">
        <w:t>reflexión</w:t>
      </w:r>
      <w:r>
        <w:t xml:space="preserve"> </w:t>
      </w:r>
      <w:del w:id="7" w:author="francisco javier gonzalez  garcia" w:date="2026-09-24T23:18:00Z">
        <w:r w:rsidDel="00892B48">
          <w:delText>critica</w:delText>
        </w:r>
      </w:del>
      <w:ins w:id="8" w:author="francisco javier gonzalez  garcia" w:date="2026-09-24T23:18:00Z">
        <w:r w:rsidR="00892B48">
          <w:t>crítica</w:t>
        </w:r>
      </w:ins>
      <w:r>
        <w:t xml:space="preserve"> sobre el uso de inteligencia artificial en el </w:t>
      </w:r>
      <w:r w:rsidR="004B1224">
        <w:t>diseño</w:t>
      </w:r>
      <w:r>
        <w:t xml:space="preserve">, y las conclusiones finales. Esta estructura responde al </w:t>
      </w:r>
      <w:r w:rsidR="004B1224">
        <w:t>estándar</w:t>
      </w:r>
      <w:r>
        <w:t xml:space="preserve"> </w:t>
      </w:r>
      <w:r w:rsidR="004B1224">
        <w:t>académico</w:t>
      </w:r>
      <w:r>
        <w:t xml:space="preserve"> recomendado de </w:t>
      </w:r>
      <w:r w:rsidR="004B1224">
        <w:t>diseño</w:t>
      </w:r>
      <w:r>
        <w:t xml:space="preserve"> centrado en el usuario (ISO 9241-210), que establece la necesidad de </w:t>
      </w:r>
      <w:r w:rsidR="004B1224">
        <w:t>valídate</w:t>
      </w:r>
      <w:r>
        <w:t xml:space="preserve"> </w:t>
      </w:r>
      <w:r w:rsidR="004B1224">
        <w:t>hipótesis</w:t>
      </w:r>
      <w:r>
        <w:t xml:space="preserve"> en cada una de las etapas del proceso, </w:t>
      </w:r>
      <w:del w:id="9" w:author="francisco javier gonzalez  garcia" w:date="2026-09-24T23:18:00Z">
        <w:r w:rsidDel="00892B48">
          <w:delText>asi</w:delText>
        </w:r>
      </w:del>
      <w:ins w:id="10" w:author="francisco javier gonzalez  garcia" w:date="2026-09-24T23:18:00Z">
        <w:r w:rsidR="00892B48">
          <w:t>así</w:t>
        </w:r>
      </w:ins>
      <w:r>
        <w:t xml:space="preserve"> como a los principios de </w:t>
      </w:r>
      <w:r w:rsidR="004B1224">
        <w:t>diseño</w:t>
      </w:r>
      <w:r>
        <w:t xml:space="preserve"> de </w:t>
      </w:r>
      <w:r w:rsidR="004B1224">
        <w:t>interacción</w:t>
      </w:r>
      <w:r>
        <w:t xml:space="preserve"> y usabilidad que orientan la </w:t>
      </w:r>
      <w:r w:rsidR="004B1224">
        <w:t>práctica</w:t>
      </w:r>
      <w:r>
        <w:t xml:space="preserve"> profesional.</w:t>
      </w:r>
    </w:p>
    <w:p w14:paraId="467B2C8A" w14:textId="4D8AE2B3" w:rsidR="00976098" w:rsidRDefault="002C24A1">
      <w:pPr>
        <w:jc w:val="both"/>
        <w:pPrChange w:id="11" w:author="francisco javier gonzalez  garcia" w:date="2026-09-24T22:54:00Z">
          <w:pPr/>
        </w:pPrChange>
      </w:pPr>
      <w:del w:id="12" w:author="francisco javier gonzalez  garcia" w:date="2026-09-24T22:54:00Z">
        <w:r w:rsidDel="0060350E">
          <w:br w:type="page"/>
        </w:r>
      </w:del>
    </w:p>
    <w:p w14:paraId="6807AFC5" w14:textId="77777777" w:rsidR="00700009" w:rsidRDefault="00741B2C">
      <w:pPr>
        <w:pStyle w:val="Ttulo1"/>
        <w:rPr>
          <w:ins w:id="13" w:author="francisco javier gonzalez  garcia" w:date="2026-09-22T22:09:00Z"/>
        </w:rPr>
      </w:pPr>
      <w:ins w:id="14" w:author="Francisco Javier" w:date="2026-09-22T22:01:00Z">
        <w:r>
          <w:t xml:space="preserve">Fase </w:t>
        </w:r>
      </w:ins>
      <w:r w:rsidR="002C24A1">
        <w:t xml:space="preserve">1. </w:t>
      </w:r>
      <w:ins w:id="15" w:author="Francisco Javier" w:date="2026-09-22T22:01:00Z">
        <w:r>
          <w:t>In</w:t>
        </w:r>
      </w:ins>
      <w:ins w:id="16" w:author="Francisco Javier" w:date="2026-09-22T22:02:00Z">
        <w:r>
          <w:t>vestigación Conceptual</w:t>
        </w:r>
      </w:ins>
    </w:p>
    <w:p w14:paraId="7E687E46" w14:textId="09EF0C69" w:rsidR="00976098" w:rsidRDefault="00741B2C">
      <w:pPr>
        <w:pStyle w:val="Ttulo2"/>
        <w:pPrChange w:id="17" w:author="francisco javier gonzalez  garcia" w:date="2026-09-22T22:09:00Z">
          <w:pPr>
            <w:pStyle w:val="Ttulo1"/>
          </w:pPr>
        </w:pPrChange>
      </w:pPr>
      <w:ins w:id="18" w:author="Francisco Javier" w:date="2026-09-22T22:02:00Z">
        <w:del w:id="19" w:author="francisco javier gonzalez  garcia" w:date="2026-09-22T22:09:00Z">
          <w:r w:rsidDel="00700009">
            <w:delText xml:space="preserve"> </w:delText>
          </w:r>
        </w:del>
      </w:ins>
      <w:r w:rsidR="006F770E">
        <w:t>Matriz Comparativa</w:t>
      </w:r>
    </w:p>
    <w:p w14:paraId="09C142F6" w14:textId="32BBC494" w:rsidR="00976098" w:rsidDel="00700009" w:rsidRDefault="00976098">
      <w:pPr>
        <w:spacing w:after="40"/>
        <w:rPr>
          <w:del w:id="20" w:author="francisco javier gonzalez  garcia" w:date="2026-09-22T22:09:00Z"/>
        </w:rPr>
      </w:pPr>
    </w:p>
    <w:tbl>
      <w:tblPr>
        <w:tblW w:w="10031" w:type="dxa"/>
        <w:tblLook w:val="04A0" w:firstRow="1" w:lastRow="0" w:firstColumn="1" w:lastColumn="0" w:noHBand="0" w:noVBand="1"/>
        <w:tblPrChange w:id="21" w:author="francisco javier gonzalez  garcia" w:date="2026-09-22T22:06:00Z">
          <w:tblPr>
            <w:tblW w:w="0" w:type="auto"/>
            <w:jc w:val="center"/>
            <w:tblLook w:val="04A0" w:firstRow="1" w:lastRow="0" w:firstColumn="1" w:lastColumn="0" w:noHBand="0" w:noVBand="1"/>
          </w:tblPr>
        </w:tblPrChange>
      </w:tblPr>
      <w:tblGrid>
        <w:gridCol w:w="1134"/>
        <w:gridCol w:w="2551"/>
        <w:gridCol w:w="2268"/>
        <w:gridCol w:w="1385"/>
        <w:gridCol w:w="2693"/>
        <w:tblGridChange w:id="22">
          <w:tblGrid>
            <w:gridCol w:w="1134"/>
            <w:gridCol w:w="2551"/>
            <w:gridCol w:w="2268"/>
            <w:gridCol w:w="1020"/>
            <w:gridCol w:w="1531"/>
          </w:tblGrid>
        </w:tblGridChange>
      </w:tblGrid>
      <w:tr w:rsidR="00976098" w14:paraId="0D287162" w14:textId="77777777" w:rsidTr="00700009">
        <w:trPr>
          <w:trPrChange w:id="23" w:author="francisco javier gonzalez  garcia" w:date="2026-09-22T22:06:00Z">
            <w:trPr>
              <w:jc w:val="center"/>
            </w:trPr>
          </w:trPrChange>
        </w:trPr>
        <w:tc>
          <w:tcPr>
            <w:tcW w:w="1134" w:type="dxa"/>
            <w:tcBorders>
              <w:bottom w:val="single" w:sz="4" w:space="0" w:color="auto"/>
            </w:tcBorders>
            <w:shd w:val="clear" w:color="auto" w:fill="DDD9C3" w:themeFill="background2" w:themeFillShade="E6"/>
            <w:tcPrChange w:id="24" w:author="francisco javier gonzalez  garcia" w:date="2026-09-22T22:06:00Z">
              <w:tcPr>
                <w:tcW w:w="1134" w:type="dxa"/>
              </w:tcPr>
            </w:tcPrChange>
          </w:tcPr>
          <w:p w14:paraId="563290D6" w14:textId="77777777" w:rsidR="00976098" w:rsidRDefault="002C24A1">
            <w:pPr>
              <w:spacing w:before="20" w:after="20"/>
              <w:jc w:val="center"/>
              <w:pPrChange w:id="25" w:author="francisco javier gonzalez  garcia" w:date="2026-09-22T22:06:00Z">
                <w:pPr>
                  <w:spacing w:before="20" w:after="20"/>
                </w:pPr>
              </w:pPrChange>
            </w:pPr>
            <w:r>
              <w:rPr>
                <w:b/>
                <w:sz w:val="16"/>
              </w:rPr>
              <w:t>Elemento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shd w:val="clear" w:color="auto" w:fill="DDD9C3" w:themeFill="background2" w:themeFillShade="E6"/>
            <w:tcPrChange w:id="26" w:author="francisco javier gonzalez  garcia" w:date="2026-09-22T22:06:00Z">
              <w:tcPr>
                <w:tcW w:w="2551" w:type="dxa"/>
              </w:tcPr>
            </w:tcPrChange>
          </w:tcPr>
          <w:p w14:paraId="6CEB47CB" w14:textId="77777777" w:rsidR="00976098" w:rsidRDefault="002C24A1">
            <w:pPr>
              <w:spacing w:before="20" w:after="20"/>
              <w:jc w:val="center"/>
              <w:pPrChange w:id="27" w:author="francisco javier gonzalez  garcia" w:date="2026-09-22T22:06:00Z">
                <w:pPr>
                  <w:spacing w:before="20" w:after="20"/>
                </w:pPr>
              </w:pPrChange>
            </w:pPr>
            <w:r>
              <w:rPr>
                <w:b/>
                <w:sz w:val="16"/>
              </w:rPr>
              <w:t>Definición Conceptual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DDD9C3" w:themeFill="background2" w:themeFillShade="E6"/>
            <w:tcPrChange w:id="28" w:author="francisco javier gonzalez  garcia" w:date="2026-09-22T22:06:00Z">
              <w:tcPr>
                <w:tcW w:w="2268" w:type="dxa"/>
              </w:tcPr>
            </w:tcPrChange>
          </w:tcPr>
          <w:p w14:paraId="192E1FB9" w14:textId="77777777" w:rsidR="00976098" w:rsidRDefault="002C24A1">
            <w:pPr>
              <w:spacing w:before="20" w:after="20"/>
              <w:jc w:val="center"/>
              <w:pPrChange w:id="29" w:author="francisco javier gonzalez  garcia" w:date="2026-09-22T22:06:00Z">
                <w:pPr>
                  <w:spacing w:before="20" w:after="20"/>
                </w:pPr>
              </w:pPrChange>
            </w:pPr>
            <w:r>
              <w:rPr>
                <w:b/>
                <w:sz w:val="16"/>
              </w:rPr>
              <w:t>Objetivo</w:t>
            </w:r>
          </w:p>
        </w:tc>
        <w:tc>
          <w:tcPr>
            <w:tcW w:w="1385" w:type="dxa"/>
            <w:tcBorders>
              <w:bottom w:val="single" w:sz="4" w:space="0" w:color="auto"/>
            </w:tcBorders>
            <w:shd w:val="clear" w:color="auto" w:fill="DDD9C3" w:themeFill="background2" w:themeFillShade="E6"/>
            <w:tcPrChange w:id="30" w:author="francisco javier gonzalez  garcia" w:date="2026-09-22T22:06:00Z">
              <w:tcPr>
                <w:tcW w:w="1020" w:type="dxa"/>
              </w:tcPr>
            </w:tcPrChange>
          </w:tcPr>
          <w:p w14:paraId="1983C21E" w14:textId="77777777" w:rsidR="00976098" w:rsidRDefault="002C24A1">
            <w:pPr>
              <w:spacing w:before="20" w:after="20"/>
              <w:jc w:val="center"/>
              <w:pPrChange w:id="31" w:author="francisco javier gonzalez  garcia" w:date="2026-09-22T22:06:00Z">
                <w:pPr>
                  <w:spacing w:before="20" w:after="20"/>
                </w:pPr>
              </w:pPrChange>
            </w:pPr>
            <w:r>
              <w:rPr>
                <w:b/>
                <w:sz w:val="16"/>
              </w:rPr>
              <w:t>Fidelidad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DDD9C3" w:themeFill="background2" w:themeFillShade="E6"/>
            <w:tcPrChange w:id="32" w:author="francisco javier gonzalez  garcia" w:date="2026-09-22T22:06:00Z">
              <w:tcPr>
                <w:tcW w:w="1531" w:type="dxa"/>
              </w:tcPr>
            </w:tcPrChange>
          </w:tcPr>
          <w:p w14:paraId="6EBABE6E" w14:textId="77777777" w:rsidR="00976098" w:rsidRDefault="002C24A1">
            <w:pPr>
              <w:spacing w:before="20" w:after="20"/>
              <w:jc w:val="center"/>
              <w:pPrChange w:id="33" w:author="francisco javier gonzalez  garcia" w:date="2026-09-22T22:06:00Z">
                <w:pPr>
                  <w:spacing w:before="20" w:after="20"/>
                </w:pPr>
              </w:pPrChange>
            </w:pPr>
            <w:r>
              <w:rPr>
                <w:b/>
                <w:sz w:val="16"/>
              </w:rPr>
              <w:t>Momento del Ciclo</w:t>
            </w:r>
          </w:p>
        </w:tc>
      </w:tr>
      <w:tr w:rsidR="00976098" w14:paraId="0C99FEA9" w14:textId="77777777" w:rsidTr="00700009">
        <w:trPr>
          <w:trPrChange w:id="34" w:author="francisco javier gonzalez  garcia" w:date="2026-09-22T22:06:00Z">
            <w:trPr>
              <w:jc w:val="center"/>
            </w:trPr>
          </w:trPrChange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35" w:author="francisco javier gonzalez  garcia" w:date="2026-09-22T22:06:00Z">
              <w:tcPr>
                <w:tcW w:w="1134" w:type="dxa"/>
              </w:tcPr>
            </w:tcPrChange>
          </w:tcPr>
          <w:p w14:paraId="639273F9" w14:textId="77777777" w:rsidR="00976098" w:rsidRDefault="002C24A1">
            <w:pPr>
              <w:spacing w:before="20" w:after="20"/>
            </w:pPr>
            <w:proofErr w:type="spellStart"/>
            <w:r>
              <w:rPr>
                <w:sz w:val="16"/>
              </w:rPr>
              <w:t>Wireframe</w:t>
            </w:r>
            <w:proofErr w:type="spellEnd"/>
            <w:r>
              <w:rPr>
                <w:sz w:val="16"/>
              </w:rPr>
              <w:br/>
              <w:t>ESQUELETO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36" w:author="francisco javier gonzalez  garcia" w:date="2026-09-22T22:06:00Z">
              <w:tcPr>
                <w:tcW w:w="2551" w:type="dxa"/>
              </w:tcPr>
            </w:tcPrChange>
          </w:tcPr>
          <w:p w14:paraId="4BFBE61A" w14:textId="77777777" w:rsidR="00976098" w:rsidRDefault="002C24A1">
            <w:pPr>
              <w:spacing w:before="20" w:after="20"/>
              <w:rPr>
                <w:ins w:id="37" w:author="francisco javier gonzalez  garcia" w:date="2026-09-22T22:27:00Z"/>
                <w:sz w:val="16"/>
              </w:rPr>
            </w:pPr>
            <w:r>
              <w:rPr>
                <w:sz w:val="16"/>
              </w:rPr>
              <w:t xml:space="preserve">Representación esquemática de baja fidelidad en escala de grises. Cajas, </w:t>
            </w:r>
            <w:proofErr w:type="spellStart"/>
            <w:r>
              <w:rPr>
                <w:sz w:val="16"/>
              </w:rPr>
              <w:t>placeholders</w:t>
            </w:r>
            <w:proofErr w:type="spellEnd"/>
            <w:r>
              <w:rPr>
                <w:sz w:val="16"/>
              </w:rPr>
              <w:t xml:space="preserve"> y jerarquía sin estilo visual.</w:t>
            </w:r>
          </w:p>
          <w:p w14:paraId="0477FA37" w14:textId="4E223BAE" w:rsidR="00421E83" w:rsidRDefault="00421E83">
            <w:pPr>
              <w:spacing w:before="20" w:after="20"/>
            </w:pPr>
            <w:ins w:id="38" w:author="francisco javier gonzalez  garcia" w:date="2026-09-22T22:27:00Z">
              <w:r w:rsidRPr="00421E83">
                <w:rPr>
                  <w:sz w:val="16"/>
                  <w:rPrChange w:id="39" w:author="francisco javier gonzalez  garcia" w:date="2026-09-22T22:27:00Z">
                    <w:rPr/>
                  </w:rPrChange>
                </w:rPr>
                <w:t>“es</w:t>
              </w:r>
              <w:r>
                <w:rPr>
                  <w:sz w:val="16"/>
                </w:rPr>
                <w:t xml:space="preserve"> el esqueleto de</w:t>
              </w:r>
            </w:ins>
            <w:ins w:id="40" w:author="francisco javier gonzalez  garcia" w:date="2026-09-22T22:28:00Z">
              <w:r>
                <w:rPr>
                  <w:sz w:val="16"/>
                </w:rPr>
                <w:t xml:space="preserve"> su proyecto digital,… Se centra en el diseño y la ubicación del contenido, no en los</w:t>
              </w:r>
            </w:ins>
            <w:ins w:id="41" w:author="francisco javier gonzalez  garcia" w:date="2026-09-22T22:29:00Z">
              <w:r>
                <w:rPr>
                  <w:sz w:val="16"/>
                </w:rPr>
                <w:t xml:space="preserve"> colores, las fuentes o cualquier pulido visual</w:t>
              </w:r>
            </w:ins>
            <w:ins w:id="42" w:author="francisco javier gonzalez  garcia" w:date="2026-09-22T22:27:00Z">
              <w:r w:rsidRPr="00421E83">
                <w:rPr>
                  <w:sz w:val="16"/>
                  <w:rPrChange w:id="43" w:author="francisco javier gonzalez  garcia" w:date="2026-09-22T22:27:00Z">
                    <w:rPr/>
                  </w:rPrChange>
                </w:rPr>
                <w:t>”</w:t>
              </w:r>
            </w:ins>
            <w:customXmlInsRangeStart w:id="44" w:author="francisco javier gonzalez  garcia" w:date="2026-09-22T22:31:00Z"/>
            <w:sdt>
              <w:sdtPr>
                <w:rPr>
                  <w:sz w:val="16"/>
                </w:rPr>
                <w:id w:val="1978257167"/>
                <w:citation/>
              </w:sdtPr>
              <w:sdtEndPr/>
              <w:sdtContent>
                <w:customXmlInsRangeEnd w:id="44"/>
                <w:ins w:id="45" w:author="francisco javier gonzalez  garcia" w:date="2026-09-22T22:31:00Z">
                  <w:r>
                    <w:rPr>
                      <w:sz w:val="16"/>
                    </w:rPr>
                    <w:fldChar w:fldCharType="begin"/>
                  </w:r>
                  <w:r>
                    <w:rPr>
                      <w:sz w:val="16"/>
                    </w:rPr>
                    <w:instrText xml:space="preserve"> CITATION PelGuil \l 2058 </w:instrText>
                  </w:r>
                </w:ins>
                <w:r>
                  <w:rPr>
                    <w:sz w:val="16"/>
                  </w:rPr>
                  <w:fldChar w:fldCharType="separate"/>
                </w:r>
                <w:ins w:id="46" w:author="francisco javier gonzalez  garcia" w:date="2026-09-22T22:31:00Z">
                  <w:r>
                    <w:rPr>
                      <w:noProof/>
                      <w:sz w:val="16"/>
                    </w:rPr>
                    <w:t xml:space="preserve"> </w:t>
                  </w:r>
                  <w:r w:rsidRPr="00421E83">
                    <w:rPr>
                      <w:noProof/>
                      <w:sz w:val="16"/>
                      <w:rPrChange w:id="47" w:author="francisco javier gonzalez  garcia" w:date="2026-09-22T22:31:00Z">
                        <w:rPr/>
                      </w:rPrChange>
                    </w:rPr>
                    <w:t>(Guilizzoni, 2025)</w:t>
                  </w:r>
                  <w:r>
                    <w:rPr>
                      <w:sz w:val="16"/>
                    </w:rPr>
                    <w:fldChar w:fldCharType="end"/>
                  </w:r>
                </w:ins>
                <w:customXmlInsRangeStart w:id="48" w:author="francisco javier gonzalez  garcia" w:date="2026-09-22T22:31:00Z"/>
              </w:sdtContent>
            </w:sdt>
            <w:customXmlInsRangeEnd w:id="48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49" w:author="francisco javier gonzalez  garcia" w:date="2026-09-22T22:06:00Z">
              <w:tcPr>
                <w:tcW w:w="2268" w:type="dxa"/>
              </w:tcPr>
            </w:tcPrChange>
          </w:tcPr>
          <w:p w14:paraId="09C6D2E5" w14:textId="77777777" w:rsidR="00976098" w:rsidRDefault="002C24A1">
            <w:pPr>
              <w:spacing w:before="20" w:after="20"/>
            </w:pPr>
            <w:r>
              <w:rPr>
                <w:sz w:val="16"/>
              </w:rPr>
              <w:t>Validar estructura, arquitectura de información y flujo funcional. ¿Qué contenido va dónde?</w:t>
            </w: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50" w:author="francisco javier gonzalez  garcia" w:date="2026-09-22T22:06:00Z">
              <w:tcPr>
                <w:tcW w:w="1020" w:type="dxa"/>
              </w:tcPr>
            </w:tcPrChange>
          </w:tcPr>
          <w:p w14:paraId="2B955689" w14:textId="77777777" w:rsidR="00976098" w:rsidRDefault="002C24A1">
            <w:pPr>
              <w:spacing w:before="20" w:after="20"/>
            </w:pPr>
            <w:r>
              <w:rPr>
                <w:sz w:val="16"/>
              </w:rPr>
              <w:t>BAJA (Low-Fi)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51" w:author="francisco javier gonzalez  garcia" w:date="2026-09-22T22:06:00Z">
              <w:tcPr>
                <w:tcW w:w="1531" w:type="dxa"/>
              </w:tcPr>
            </w:tcPrChange>
          </w:tcPr>
          <w:p w14:paraId="1B259A37" w14:textId="77777777" w:rsidR="00976098" w:rsidRDefault="002C24A1">
            <w:pPr>
              <w:spacing w:before="20" w:after="20"/>
            </w:pPr>
            <w:r>
              <w:rPr>
                <w:sz w:val="16"/>
              </w:rPr>
              <w:t xml:space="preserve">Inicio: Descubrimiento y Definición. Post </w:t>
            </w:r>
            <w:proofErr w:type="spellStart"/>
            <w:r>
              <w:rPr>
                <w:sz w:val="16"/>
              </w:rPr>
              <w:t>User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Flows</w:t>
            </w:r>
            <w:proofErr w:type="spellEnd"/>
            <w:r>
              <w:rPr>
                <w:sz w:val="16"/>
              </w:rPr>
              <w:t>, pre UI.</w:t>
            </w:r>
          </w:p>
        </w:tc>
      </w:tr>
      <w:tr w:rsidR="00976098" w14:paraId="5DE4867B" w14:textId="77777777" w:rsidTr="00700009">
        <w:trPr>
          <w:trPrChange w:id="52" w:author="francisco javier gonzalez  garcia" w:date="2026-09-22T22:06:00Z">
            <w:trPr>
              <w:jc w:val="center"/>
            </w:trPr>
          </w:trPrChange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53" w:author="francisco javier gonzalez  garcia" w:date="2026-09-22T22:06:00Z">
              <w:tcPr>
                <w:tcW w:w="1134" w:type="dxa"/>
              </w:tcPr>
            </w:tcPrChange>
          </w:tcPr>
          <w:p w14:paraId="0ACB423C" w14:textId="77777777" w:rsidR="00976098" w:rsidRDefault="002C24A1">
            <w:pPr>
              <w:spacing w:before="20" w:after="20"/>
            </w:pPr>
            <w:r>
              <w:rPr>
                <w:sz w:val="16"/>
              </w:rPr>
              <w:t>Mockup</w:t>
            </w:r>
            <w:r>
              <w:rPr>
                <w:sz w:val="16"/>
              </w:rPr>
              <w:br/>
              <w:t>PIEL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54" w:author="francisco javier gonzalez  garcia" w:date="2026-09-22T22:06:00Z">
              <w:tcPr>
                <w:tcW w:w="2551" w:type="dxa"/>
              </w:tcPr>
            </w:tcPrChange>
          </w:tcPr>
          <w:p w14:paraId="32B8AB0D" w14:textId="77777777" w:rsidR="00976098" w:rsidRDefault="002C24A1">
            <w:pPr>
              <w:spacing w:before="20" w:after="20"/>
            </w:pPr>
            <w:r>
              <w:rPr>
                <w:sz w:val="16"/>
              </w:rPr>
              <w:t>Representación visual estática de alta fidelidad. Pixel-</w:t>
            </w:r>
            <w:proofErr w:type="spellStart"/>
            <w:r>
              <w:rPr>
                <w:sz w:val="16"/>
              </w:rPr>
              <w:t>perfect</w:t>
            </w:r>
            <w:proofErr w:type="spellEnd"/>
            <w:r>
              <w:rPr>
                <w:sz w:val="16"/>
              </w:rPr>
              <w:t xml:space="preserve"> con color, tipografía, iconografía y </w:t>
            </w:r>
            <w:proofErr w:type="spellStart"/>
            <w:r>
              <w:rPr>
                <w:sz w:val="16"/>
              </w:rPr>
              <w:t>Design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System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55" w:author="francisco javier gonzalez  garcia" w:date="2026-09-22T22:06:00Z">
              <w:tcPr>
                <w:tcW w:w="2268" w:type="dxa"/>
              </w:tcPr>
            </w:tcPrChange>
          </w:tcPr>
          <w:p w14:paraId="7186CE7D" w14:textId="77777777" w:rsidR="00976098" w:rsidRDefault="002C24A1">
            <w:pPr>
              <w:spacing w:before="20" w:after="20"/>
            </w:pPr>
            <w:r>
              <w:rPr>
                <w:sz w:val="16"/>
              </w:rPr>
              <w:t>Validar identidad visual, legibilidad, consistencia de marca y guía de estilo.</w:t>
            </w: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56" w:author="francisco javier gonzalez  garcia" w:date="2026-09-22T22:06:00Z">
              <w:tcPr>
                <w:tcW w:w="1020" w:type="dxa"/>
              </w:tcPr>
            </w:tcPrChange>
          </w:tcPr>
          <w:p w14:paraId="5BAC7729" w14:textId="77777777" w:rsidR="00976098" w:rsidRDefault="002C24A1">
            <w:pPr>
              <w:spacing w:before="20" w:after="20"/>
            </w:pPr>
            <w:r>
              <w:rPr>
                <w:sz w:val="16"/>
              </w:rPr>
              <w:t>ALTA Estática (High-Fi)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57" w:author="francisco javier gonzalez  garcia" w:date="2026-09-22T22:06:00Z">
              <w:tcPr>
                <w:tcW w:w="1531" w:type="dxa"/>
              </w:tcPr>
            </w:tcPrChange>
          </w:tcPr>
          <w:p w14:paraId="02645383" w14:textId="77777777" w:rsidR="00976098" w:rsidRDefault="002C24A1">
            <w:pPr>
              <w:spacing w:before="20" w:after="20"/>
            </w:pPr>
            <w:r>
              <w:rPr>
                <w:sz w:val="16"/>
              </w:rPr>
              <w:t xml:space="preserve">Mitad: Diseño Visual UI. Tras aprobación de </w:t>
            </w:r>
            <w:proofErr w:type="spellStart"/>
            <w:r>
              <w:rPr>
                <w:sz w:val="16"/>
              </w:rPr>
              <w:t>wireframes</w:t>
            </w:r>
            <w:proofErr w:type="spellEnd"/>
            <w:r>
              <w:rPr>
                <w:sz w:val="16"/>
              </w:rPr>
              <w:t xml:space="preserve">. </w:t>
            </w:r>
            <w:proofErr w:type="spellStart"/>
            <w:r>
              <w:rPr>
                <w:sz w:val="16"/>
              </w:rPr>
              <w:t>Handoff</w:t>
            </w:r>
            <w:proofErr w:type="spellEnd"/>
            <w:r>
              <w:rPr>
                <w:sz w:val="16"/>
              </w:rPr>
              <w:t xml:space="preserve"> a </w:t>
            </w:r>
            <w:proofErr w:type="spellStart"/>
            <w:r>
              <w:rPr>
                <w:sz w:val="16"/>
              </w:rPr>
              <w:t>dev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976098" w14:paraId="43EC91A8" w14:textId="77777777" w:rsidTr="00700009">
        <w:trPr>
          <w:trPrChange w:id="58" w:author="francisco javier gonzalez  garcia" w:date="2026-09-22T22:06:00Z">
            <w:trPr>
              <w:jc w:val="center"/>
            </w:trPr>
          </w:trPrChange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59" w:author="francisco javier gonzalez  garcia" w:date="2026-09-22T22:06:00Z">
              <w:tcPr>
                <w:tcW w:w="1134" w:type="dxa"/>
              </w:tcPr>
            </w:tcPrChange>
          </w:tcPr>
          <w:p w14:paraId="2307F7E0" w14:textId="77777777" w:rsidR="00976098" w:rsidRDefault="002C24A1">
            <w:pPr>
              <w:spacing w:before="20" w:after="20"/>
            </w:pPr>
            <w:r>
              <w:rPr>
                <w:sz w:val="16"/>
              </w:rPr>
              <w:t>Prototipo</w:t>
            </w:r>
            <w:r>
              <w:rPr>
                <w:sz w:val="16"/>
              </w:rPr>
              <w:br/>
              <w:t>CUERPO EN MOVIMIENTO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60" w:author="francisco javier gonzalez  garcia" w:date="2026-09-22T22:06:00Z">
              <w:tcPr>
                <w:tcW w:w="2551" w:type="dxa"/>
              </w:tcPr>
            </w:tcPrChange>
          </w:tcPr>
          <w:p w14:paraId="03BD1908" w14:textId="77777777" w:rsidR="00976098" w:rsidRDefault="002C24A1">
            <w:pPr>
              <w:spacing w:before="20" w:after="20"/>
            </w:pPr>
            <w:r>
              <w:rPr>
                <w:sz w:val="16"/>
              </w:rPr>
              <w:t>Simulación interactiva y navegable. Conecta pantallas con interacciones, transiciones, estados y animaciones.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61" w:author="francisco javier gonzalez  garcia" w:date="2026-09-22T22:06:00Z">
              <w:tcPr>
                <w:tcW w:w="2268" w:type="dxa"/>
              </w:tcPr>
            </w:tcPrChange>
          </w:tcPr>
          <w:p w14:paraId="0875F46B" w14:textId="77777777" w:rsidR="00976098" w:rsidRDefault="002C24A1">
            <w:pPr>
              <w:spacing w:before="20" w:after="20"/>
            </w:pPr>
            <w:r>
              <w:rPr>
                <w:sz w:val="16"/>
              </w:rPr>
              <w:t>Validar interacción, usabilidad, flujo completo y viabilidad. Test con usuarios reales.</w:t>
            </w: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62" w:author="francisco javier gonzalez  garcia" w:date="2026-09-22T22:06:00Z">
              <w:tcPr>
                <w:tcW w:w="1020" w:type="dxa"/>
              </w:tcPr>
            </w:tcPrChange>
          </w:tcPr>
          <w:p w14:paraId="302E5C4D" w14:textId="77777777" w:rsidR="00976098" w:rsidRDefault="002C24A1">
            <w:pPr>
              <w:spacing w:before="20" w:after="20"/>
            </w:pPr>
            <w:r>
              <w:rPr>
                <w:sz w:val="16"/>
              </w:rPr>
              <w:t>VARIABLE: Low a High-Fi Interactiva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63" w:author="francisco javier gonzalez  garcia" w:date="2026-09-22T22:06:00Z">
              <w:tcPr>
                <w:tcW w:w="1531" w:type="dxa"/>
              </w:tcPr>
            </w:tcPrChange>
          </w:tcPr>
          <w:p w14:paraId="7D97CEFC" w14:textId="77777777" w:rsidR="00976098" w:rsidRDefault="002C24A1">
            <w:pPr>
              <w:spacing w:before="20" w:after="20"/>
            </w:pPr>
            <w:r>
              <w:rPr>
                <w:sz w:val="16"/>
              </w:rPr>
              <w:t xml:space="preserve">Transversal, crítico </w:t>
            </w:r>
            <w:proofErr w:type="spellStart"/>
            <w:r>
              <w:rPr>
                <w:sz w:val="16"/>
              </w:rPr>
              <w:t>pre-desarrollo</w:t>
            </w:r>
            <w:proofErr w:type="spellEnd"/>
            <w:r>
              <w:rPr>
                <w:sz w:val="16"/>
              </w:rPr>
              <w:t>. Low-Fi para test rápido, High-Fi para validación final.</w:t>
            </w:r>
          </w:p>
        </w:tc>
      </w:tr>
    </w:tbl>
    <w:p w14:paraId="659CBA76" w14:textId="340E4692" w:rsidR="00976098" w:rsidRDefault="00976098">
      <w:pPr>
        <w:rPr>
          <w:ins w:id="64" w:author="francisco javier gonzalez  garcia" w:date="2026-09-24T23:18:00Z"/>
        </w:rPr>
      </w:pPr>
    </w:p>
    <w:p w14:paraId="22B6127A" w14:textId="77777777" w:rsidR="00892B48" w:rsidRDefault="00892B48"/>
    <w:p w14:paraId="48AA384D" w14:textId="77777777" w:rsidR="00976098" w:rsidRDefault="002C24A1">
      <w:pPr>
        <w:pStyle w:val="Ttulo2"/>
        <w:pPrChange w:id="65" w:author="francisco javier gonzalez  garcia" w:date="2026-09-22T22:09:00Z">
          <w:pPr>
            <w:pStyle w:val="Ttulo1"/>
          </w:pPr>
        </w:pPrChange>
      </w:pPr>
      <w:del w:id="66" w:author="francisco javier gonzalez  garcia" w:date="2026-09-22T22:07:00Z">
        <w:r w:rsidDel="00700009">
          <w:lastRenderedPageBreak/>
          <w:delText xml:space="preserve">2. </w:delText>
        </w:r>
      </w:del>
      <w:r>
        <w:t xml:space="preserve">Ventajas y Limitaciones </w:t>
      </w:r>
      <w:r w:rsidR="004B1224">
        <w:t>Críticas</w:t>
      </w:r>
    </w:p>
    <w:p w14:paraId="453ED058" w14:textId="77777777" w:rsidR="00976098" w:rsidRDefault="002C24A1">
      <w:pPr>
        <w:spacing w:after="40"/>
      </w:pPr>
      <w:proofErr w:type="spellStart"/>
      <w:r>
        <w:rPr>
          <w:b/>
        </w:rPr>
        <w:t>Wireframe</w:t>
      </w:r>
      <w:proofErr w:type="spellEnd"/>
      <w:r>
        <w:rPr>
          <w:b/>
        </w:rPr>
        <w:t xml:space="preserve">: </w:t>
      </w:r>
      <w:r>
        <w:t>+ Rapidez y bajo costo; foco en funcionalidad sin distracciones estéticas. - No transmite experiencia real; no sirve para validación emocional ni test con usuarios.</w:t>
      </w:r>
    </w:p>
    <w:p w14:paraId="15CB88CD" w14:textId="77777777" w:rsidR="00976098" w:rsidRDefault="002C24A1">
      <w:pPr>
        <w:spacing w:after="40"/>
      </w:pPr>
      <w:r>
        <w:rPr>
          <w:b/>
        </w:rPr>
        <w:t xml:space="preserve">Mockup: </w:t>
      </w:r>
      <w:r>
        <w:t xml:space="preserve">+ Valida estética,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y marca; entregable preciso para desarrollo. - Estático; oculta errores de flujo e interacción; un diseño bonito puede esconder mala UX.</w:t>
      </w:r>
    </w:p>
    <w:p w14:paraId="3C4BE93B" w14:textId="77777777" w:rsidR="00976098" w:rsidRDefault="002C24A1">
      <w:pPr>
        <w:spacing w:after="40"/>
      </w:pPr>
      <w:r>
        <w:rPr>
          <w:b/>
        </w:rPr>
        <w:t xml:space="preserve">Prototipo: </w:t>
      </w:r>
      <w:r>
        <w:t xml:space="preserve">+ Único método para test de usabilidad real; detecta fricciones; ahorra hasta 70% de </w:t>
      </w:r>
      <w:r w:rsidR="004B1224">
        <w:t>re trabajo</w:t>
      </w:r>
      <w:r>
        <w:t>. - Mayor tiempo de producción; requiere herramientas; riesgo de falsa sensación de producto terminado.</w:t>
      </w:r>
    </w:p>
    <w:p w14:paraId="473F3E38" w14:textId="77777777" w:rsidR="00976098" w:rsidRDefault="002C24A1">
      <w:pPr>
        <w:pStyle w:val="Ttulo2"/>
        <w:pPrChange w:id="67" w:author="francisco javier gonzalez  garcia" w:date="2026-09-22T22:09:00Z">
          <w:pPr>
            <w:pStyle w:val="Ttulo1"/>
          </w:pPr>
        </w:pPrChange>
      </w:pPr>
      <w:del w:id="68" w:author="francisco javier gonzalez  garcia" w:date="2026-09-22T22:08:00Z">
        <w:r w:rsidDel="00700009">
          <w:delText xml:space="preserve">3. </w:delText>
        </w:r>
      </w:del>
      <w:r>
        <w:t>Ejemplo Práctico Unificado</w:t>
      </w:r>
    </w:p>
    <w:p w14:paraId="6042D69D" w14:textId="77777777" w:rsidR="00976098" w:rsidRDefault="002C24A1">
      <w:pPr>
        <w:spacing w:after="40"/>
      </w:pPr>
      <w:r>
        <w:t xml:space="preserve">App móvil </w:t>
      </w:r>
      <w:proofErr w:type="spellStart"/>
      <w:r>
        <w:t>FinTech</w:t>
      </w:r>
      <w:proofErr w:type="spellEnd"/>
      <w:r>
        <w:t xml:space="preserve"> "Capital" - </w:t>
      </w:r>
      <w:proofErr w:type="spellStart"/>
      <w:r>
        <w:t>Dashboard</w:t>
      </w:r>
      <w:proofErr w:type="spellEnd"/>
      <w:r>
        <w:t xml:space="preserve"> de Gastos Mensuales. Misma pantalla, tres evoluciones:</w:t>
      </w:r>
    </w:p>
    <w:p w14:paraId="7F3030EE" w14:textId="77777777" w:rsidR="00976098" w:rsidRDefault="002C24A1">
      <w:pPr>
        <w:spacing w:after="40"/>
      </w:pPr>
      <w:proofErr w:type="spellStart"/>
      <w:r>
        <w:rPr>
          <w:b/>
        </w:rPr>
        <w:t>Wireframe</w:t>
      </w:r>
      <w:proofErr w:type="spellEnd"/>
      <w:r>
        <w:rPr>
          <w:b/>
        </w:rPr>
        <w:t xml:space="preserve">: </w:t>
      </w:r>
      <w:r>
        <w:t>[</w:t>
      </w:r>
      <w:proofErr w:type="spellStart"/>
      <w:r>
        <w:t>Header</w:t>
      </w:r>
      <w:proofErr w:type="spellEnd"/>
      <w:r>
        <w:t>] [Balance: $XXXX] [Gráfico barras grises] [Lista transacciones] [FAB: +]. Sin color. Valida prioridad de contenido.</w:t>
      </w:r>
    </w:p>
    <w:p w14:paraId="76D209E0" w14:textId="77777777" w:rsidR="00976098" w:rsidRDefault="002C24A1">
      <w:pPr>
        <w:spacing w:after="40"/>
      </w:pPr>
      <w:r>
        <w:rPr>
          <w:b/>
        </w:rPr>
        <w:t xml:space="preserve">Mockup: </w:t>
      </w:r>
      <w:r>
        <w:t xml:space="preserve">Fondo #0A0A0B, </w:t>
      </w:r>
      <w:proofErr w:type="spellStart"/>
      <w:r>
        <w:t>glassmorphism</w:t>
      </w:r>
      <w:proofErr w:type="spellEnd"/>
      <w:r>
        <w:t xml:space="preserve">, gráfico azul #4D7FC1, tipografía </w:t>
      </w:r>
      <w:proofErr w:type="spellStart"/>
      <w:r>
        <w:t>Manrope</w:t>
      </w:r>
      <w:proofErr w:type="spellEnd"/>
      <w:r>
        <w:t xml:space="preserve"> Bold. Valida identidad visual, contraste y coherencia de marca.</w:t>
      </w:r>
    </w:p>
    <w:p w14:paraId="72D1DA79" w14:textId="77777777" w:rsidR="00976098" w:rsidRDefault="002C24A1">
      <w:pPr>
        <w:spacing w:after="40"/>
      </w:pPr>
      <w:r>
        <w:rPr>
          <w:b/>
        </w:rPr>
        <w:t>Prototipo (</w:t>
      </w:r>
      <w:proofErr w:type="spellStart"/>
      <w:r>
        <w:rPr>
          <w:b/>
        </w:rPr>
        <w:t>Figma</w:t>
      </w:r>
      <w:proofErr w:type="spellEnd"/>
      <w:r>
        <w:rPr>
          <w:b/>
        </w:rPr>
        <w:t xml:space="preserve"> High-Fi): </w:t>
      </w:r>
      <w:r>
        <w:t xml:space="preserve">Interacciones: </w:t>
      </w:r>
      <w:proofErr w:type="spellStart"/>
      <w:r>
        <w:t>tap</w:t>
      </w:r>
      <w:proofErr w:type="spellEnd"/>
      <w:r>
        <w:t xml:space="preserve"> en gráfico filtra lista; </w:t>
      </w:r>
      <w:proofErr w:type="spellStart"/>
      <w:r>
        <w:t>swipe</w:t>
      </w:r>
      <w:proofErr w:type="spellEnd"/>
      <w:r>
        <w:t xml:space="preserve"> acciones Editar/Eliminar; </w:t>
      </w:r>
      <w:proofErr w:type="spellStart"/>
      <w:r>
        <w:t>tap</w:t>
      </w:r>
      <w:proofErr w:type="spellEnd"/>
      <w:r>
        <w:t xml:space="preserve"> en + bottom </w:t>
      </w:r>
      <w:proofErr w:type="spellStart"/>
      <w:r>
        <w:t>sheet</w:t>
      </w:r>
      <w:proofErr w:type="spellEnd"/>
      <w:r>
        <w:t xml:space="preserve"> animado; estado vacío con </w:t>
      </w:r>
      <w:proofErr w:type="spellStart"/>
      <w:r>
        <w:t>Lottie</w:t>
      </w:r>
      <w:proofErr w:type="spellEnd"/>
      <w:r>
        <w:t>. Valida con test de usabilidad (n=5).</w:t>
      </w:r>
    </w:p>
    <w:p w14:paraId="77B736C9" w14:textId="77777777" w:rsidR="00976098" w:rsidRDefault="002C24A1">
      <w:pPr>
        <w:pStyle w:val="Ttulo2"/>
        <w:pPrChange w:id="69" w:author="francisco javier gonzalez  garcia" w:date="2026-09-22T22:09:00Z">
          <w:pPr>
            <w:pStyle w:val="Ttulo1"/>
          </w:pPr>
        </w:pPrChange>
      </w:pPr>
      <w:del w:id="70" w:author="francisco javier gonzalez  garcia" w:date="2026-09-22T22:09:00Z">
        <w:r w:rsidDel="00700009">
          <w:delText xml:space="preserve">4. </w:delText>
        </w:r>
      </w:del>
      <w:r>
        <w:t>Conclusión Estratégica - Regla de Decisión</w:t>
      </w:r>
    </w:p>
    <w:p w14:paraId="4ABDAD56" w14:textId="77777777" w:rsidR="00976098" w:rsidRDefault="002C24A1">
      <w:pPr>
        <w:spacing w:after="40"/>
      </w:pPr>
      <w:r>
        <w:t xml:space="preserve">Si validas QUÉ se construye -&gt; </w:t>
      </w:r>
      <w:proofErr w:type="spellStart"/>
      <w:r>
        <w:t>Wireframe</w:t>
      </w:r>
      <w:proofErr w:type="spellEnd"/>
      <w:r>
        <w:t>. Si validas CÓMO SE VE -&gt; Mockup. Si validas CÓMO SE SIENTE Y FLUYE -&gt; Prototipo.</w:t>
      </w:r>
    </w:p>
    <w:p w14:paraId="69AFA0DE" w14:textId="77777777" w:rsidR="00976098" w:rsidRDefault="002C24A1">
      <w:pPr>
        <w:spacing w:after="40"/>
      </w:pPr>
      <w:r>
        <w:rPr>
          <w:b/>
        </w:rPr>
        <w:t xml:space="preserve">Error crítico que genera costo: </w:t>
      </w:r>
      <w:r>
        <w:t xml:space="preserve">Saltar del </w:t>
      </w:r>
      <w:proofErr w:type="spellStart"/>
      <w:r>
        <w:t>wireframe</w:t>
      </w:r>
      <w:proofErr w:type="spellEnd"/>
      <w:r>
        <w:t xml:space="preserve"> directo a desarrollo sin mockup ni prototipo. Resultado: producto funcionalmente correcto pero visualmente pobre e inusable. El costo de corrección en código es 10x superior al costo en fase de diseño (Principio de Boehm).</w:t>
      </w:r>
    </w:p>
    <w:p w14:paraId="11BB62AE" w14:textId="3DEF9814" w:rsidR="00976098" w:rsidRDefault="002C24A1" w:rsidP="002C24A1">
      <w:pPr>
        <w:spacing w:after="40"/>
        <w:rPr>
          <w:ins w:id="71" w:author="francisco javier gonzalez  garcia" w:date="2026-09-24T23:18:00Z"/>
        </w:rPr>
      </w:pPr>
      <w:r>
        <w:rPr>
          <w:b/>
        </w:rPr>
        <w:t xml:space="preserve">Estándar académico recomendado: </w:t>
      </w:r>
      <w:proofErr w:type="spellStart"/>
      <w:r>
        <w:t>Wireframe</w:t>
      </w:r>
      <w:proofErr w:type="spellEnd"/>
      <w:r>
        <w:t xml:space="preserve"> -&gt; Test de estructura -&gt; Mockup +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-&gt; Prototipo High-Fi -&gt; Test de usabilidad (n=5) -&gt; </w:t>
      </w:r>
      <w:proofErr w:type="spellStart"/>
      <w:r>
        <w:t>Handoff</w:t>
      </w:r>
      <w:proofErr w:type="spellEnd"/>
      <w:r>
        <w:t xml:space="preserve"> a desarrollo.</w:t>
      </w:r>
    </w:p>
    <w:p w14:paraId="2BAA153A" w14:textId="36FD235E" w:rsidR="00892B48" w:rsidRDefault="00892B48" w:rsidP="002C24A1">
      <w:pPr>
        <w:spacing w:after="40"/>
        <w:rPr>
          <w:ins w:id="72" w:author="francisco javier gonzalez  garcia" w:date="2026-09-24T23:18:00Z"/>
        </w:rPr>
      </w:pPr>
    </w:p>
    <w:p w14:paraId="2842AA10" w14:textId="2082E448" w:rsidR="00892B48" w:rsidRDefault="00892B48" w:rsidP="002C24A1">
      <w:pPr>
        <w:spacing w:after="40"/>
        <w:rPr>
          <w:ins w:id="73" w:author="francisco javier gonzalez  garcia" w:date="2026-09-24T23:18:00Z"/>
        </w:rPr>
      </w:pPr>
    </w:p>
    <w:p w14:paraId="587C6809" w14:textId="37AFFEDB" w:rsidR="00892B48" w:rsidRDefault="00892B48" w:rsidP="002C24A1">
      <w:pPr>
        <w:spacing w:after="40"/>
        <w:rPr>
          <w:ins w:id="74" w:author="francisco javier gonzalez  garcia" w:date="2026-09-24T23:18:00Z"/>
        </w:rPr>
      </w:pPr>
    </w:p>
    <w:p w14:paraId="75D0EC60" w14:textId="6B091064" w:rsidR="00892B48" w:rsidRDefault="00892B48" w:rsidP="002C24A1">
      <w:pPr>
        <w:spacing w:after="40"/>
        <w:rPr>
          <w:ins w:id="75" w:author="francisco javier gonzalez  garcia" w:date="2026-09-24T23:18:00Z"/>
        </w:rPr>
      </w:pPr>
    </w:p>
    <w:p w14:paraId="55C6AD5C" w14:textId="41F584F4" w:rsidR="00892B48" w:rsidRDefault="00892B48" w:rsidP="002C24A1">
      <w:pPr>
        <w:spacing w:after="40"/>
        <w:rPr>
          <w:ins w:id="76" w:author="francisco javier gonzalez  garcia" w:date="2026-09-24T23:18:00Z"/>
        </w:rPr>
      </w:pPr>
    </w:p>
    <w:p w14:paraId="02FA5904" w14:textId="59358FCC" w:rsidR="00892B48" w:rsidRDefault="00892B48" w:rsidP="002C24A1">
      <w:pPr>
        <w:spacing w:after="40"/>
        <w:rPr>
          <w:ins w:id="77" w:author="francisco javier gonzalez  garcia" w:date="2026-09-24T23:18:00Z"/>
        </w:rPr>
      </w:pPr>
    </w:p>
    <w:p w14:paraId="76DA586E" w14:textId="77777777" w:rsidR="00892B48" w:rsidRDefault="00892B48" w:rsidP="002C24A1">
      <w:pPr>
        <w:spacing w:after="40"/>
        <w:rPr>
          <w:ins w:id="78" w:author="francisco javier gonzalez  garcia" w:date="2026-09-24T22:55:00Z"/>
        </w:rPr>
      </w:pPr>
    </w:p>
    <w:p w14:paraId="66294340" w14:textId="5805EA8E" w:rsidR="004D44D5" w:rsidDel="004D44D5" w:rsidRDefault="004D44D5" w:rsidP="002C24A1">
      <w:pPr>
        <w:spacing w:after="40"/>
        <w:rPr>
          <w:del w:id="79" w:author="francisco javier gonzalez  garcia" w:date="2026-09-24T22:55:00Z"/>
        </w:rPr>
      </w:pPr>
    </w:p>
    <w:p w14:paraId="1057F104" w14:textId="77777777" w:rsidR="004D01B0" w:rsidRDefault="004D01B0" w:rsidP="004D01B0">
      <w:pPr>
        <w:pStyle w:val="Ttulo1"/>
        <w:rPr>
          <w:ins w:id="80" w:author="francisco javier gonzalez  garcia" w:date="2026-09-24T21:55:00Z"/>
        </w:rPr>
      </w:pPr>
      <w:ins w:id="81" w:author="francisco javier gonzalez  garcia" w:date="2026-09-24T21:52:00Z">
        <w:r>
          <w:t xml:space="preserve">Fase 2. </w:t>
        </w:r>
      </w:ins>
      <w:ins w:id="82" w:author="francisco javier gonzalez  garcia" w:date="2026-09-24T21:53:00Z">
        <w:r w:rsidRPr="004D01B0">
          <w:t>Definición del contexto UX</w:t>
        </w:r>
      </w:ins>
    </w:p>
    <w:p w14:paraId="48F6B5F0" w14:textId="231B8570" w:rsidR="004D01B0" w:rsidRDefault="004D01B0">
      <w:pPr>
        <w:pStyle w:val="Ttulo2"/>
        <w:rPr>
          <w:ins w:id="83" w:author="francisco javier gonzalez  garcia" w:date="2026-09-24T21:56:00Z"/>
        </w:rPr>
        <w:pPrChange w:id="84" w:author="francisco javier gonzalez  garcia" w:date="2026-09-24T22:40:00Z">
          <w:pPr/>
        </w:pPrChange>
      </w:pPr>
      <w:ins w:id="85" w:author="francisco javier gonzalez  garcia" w:date="2026-09-24T21:55:00Z">
        <w:r w:rsidRPr="004D01B0">
          <w:t>Personas</w:t>
        </w:r>
      </w:ins>
    </w:p>
    <w:tbl>
      <w:tblPr>
        <w:tblStyle w:val="Tablaconcuadrcula"/>
        <w:tblW w:w="0" w:type="auto"/>
        <w:tblLook w:val="04A0" w:firstRow="1" w:lastRow="0" w:firstColumn="1" w:lastColumn="0" w:noHBand="0" w:noVBand="1"/>
        <w:tblPrChange w:id="86" w:author="francisco javier gonzalez  garcia" w:date="2026-09-24T22:55:00Z">
          <w:tblPr>
            <w:tblStyle w:val="Tablaconcuadrcula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3166"/>
        <w:gridCol w:w="3167"/>
        <w:gridCol w:w="3167"/>
        <w:tblGridChange w:id="87">
          <w:tblGrid>
            <w:gridCol w:w="3166"/>
            <w:gridCol w:w="3167"/>
            <w:gridCol w:w="3167"/>
          </w:tblGrid>
        </w:tblGridChange>
      </w:tblGrid>
      <w:tr w:rsidR="00086958" w14:paraId="0A8B04CD" w14:textId="77777777" w:rsidTr="004D44D5">
        <w:trPr>
          <w:ins w:id="88" w:author="francisco javier gonzalez  garcia" w:date="2026-09-24T22:40:00Z"/>
        </w:trPr>
        <w:tc>
          <w:tcPr>
            <w:tcW w:w="3166" w:type="dxa"/>
            <w:shd w:val="clear" w:color="auto" w:fill="DDD9C3" w:themeFill="background2" w:themeFillShade="E6"/>
            <w:tcPrChange w:id="89" w:author="francisco javier gonzalez  garcia" w:date="2026-09-24T22:55:00Z">
              <w:tcPr>
                <w:tcW w:w="3166" w:type="dxa"/>
              </w:tcPr>
            </w:tcPrChange>
          </w:tcPr>
          <w:p w14:paraId="65304F4E" w14:textId="72E2AE23" w:rsidR="00086958" w:rsidRPr="00086958" w:rsidRDefault="00086958" w:rsidP="00F314C6">
            <w:pPr>
              <w:spacing w:line="40" w:lineRule="atLeast"/>
              <w:rPr>
                <w:ins w:id="90" w:author="francisco javier gonzalez  garcia" w:date="2026-09-24T22:40:00Z"/>
                <w:b/>
                <w:bCs/>
                <w:sz w:val="16"/>
                <w:szCs w:val="16"/>
                <w:rPrChange w:id="91" w:author="francisco javier gonzalez  garcia" w:date="2026-09-24T22:42:00Z">
                  <w:rPr>
                    <w:ins w:id="92" w:author="francisco javier gonzalez  garcia" w:date="2026-09-24T22:40:00Z"/>
                  </w:rPr>
                </w:rPrChange>
              </w:rPr>
            </w:pPr>
            <w:ins w:id="93" w:author="francisco javier gonzalez  garcia" w:date="2026-09-24T22:40:00Z">
              <w:r w:rsidRPr="00086958">
                <w:rPr>
                  <w:b/>
                  <w:bCs/>
                  <w:sz w:val="16"/>
                  <w:szCs w:val="16"/>
                  <w:rPrChange w:id="94" w:author="francisco javier gonzalez  garcia" w:date="2026-09-24T22:42:00Z">
                    <w:rPr/>
                  </w:rPrChange>
                </w:rPr>
                <w:t>Arquetipo 1: U</w:t>
              </w:r>
            </w:ins>
            <w:ins w:id="95" w:author="francisco javier gonzalez  garcia" w:date="2026-09-24T23:22:00Z">
              <w:r w:rsidR="00892B48">
                <w:rPr>
                  <w:b/>
                  <w:bCs/>
                  <w:sz w:val="16"/>
                  <w:szCs w:val="16"/>
                </w:rPr>
                <w:t>suario</w:t>
              </w:r>
            </w:ins>
            <w:ins w:id="96" w:author="francisco javier gonzalez  garcia" w:date="2026-09-24T23:41:00Z">
              <w:r w:rsidR="002667A9">
                <w:rPr>
                  <w:b/>
                  <w:bCs/>
                  <w:sz w:val="16"/>
                  <w:szCs w:val="16"/>
                </w:rPr>
                <w:t xml:space="preserve"> (</w:t>
              </w:r>
              <w:r w:rsidR="002667A9" w:rsidRPr="002667A9">
                <w:rPr>
                  <w:b/>
                  <w:bCs/>
                  <w:sz w:val="16"/>
                  <w:szCs w:val="16"/>
                  <w:rPrChange w:id="97" w:author="francisco javier gonzalez  garcia" w:date="2026-09-24T23:42:00Z">
                    <w:rPr>
                      <w:sz w:val="16"/>
                      <w:szCs w:val="16"/>
                    </w:rPr>
                  </w:rPrChange>
                </w:rPr>
                <w:t>Atleta / Socio</w:t>
              </w:r>
              <w:r w:rsidR="002667A9">
                <w:rPr>
                  <w:b/>
                  <w:bCs/>
                  <w:sz w:val="16"/>
                  <w:szCs w:val="16"/>
                </w:rPr>
                <w:t>)</w:t>
              </w:r>
            </w:ins>
          </w:p>
        </w:tc>
        <w:tc>
          <w:tcPr>
            <w:tcW w:w="3167" w:type="dxa"/>
            <w:shd w:val="clear" w:color="auto" w:fill="DDD9C3" w:themeFill="background2" w:themeFillShade="E6"/>
            <w:tcPrChange w:id="98" w:author="francisco javier gonzalez  garcia" w:date="2026-09-24T22:55:00Z">
              <w:tcPr>
                <w:tcW w:w="3167" w:type="dxa"/>
              </w:tcPr>
            </w:tcPrChange>
          </w:tcPr>
          <w:p w14:paraId="095F5AED" w14:textId="4ACA9BD5" w:rsidR="00086958" w:rsidRPr="00086958" w:rsidRDefault="00086958" w:rsidP="00F314C6">
            <w:pPr>
              <w:spacing w:line="40" w:lineRule="atLeast"/>
              <w:rPr>
                <w:ins w:id="99" w:author="francisco javier gonzalez  garcia" w:date="2026-09-24T22:40:00Z"/>
                <w:b/>
                <w:bCs/>
                <w:sz w:val="16"/>
                <w:szCs w:val="16"/>
                <w:rPrChange w:id="100" w:author="francisco javier gonzalez  garcia" w:date="2026-09-24T22:42:00Z">
                  <w:rPr>
                    <w:ins w:id="101" w:author="francisco javier gonzalez  garcia" w:date="2026-09-24T22:40:00Z"/>
                  </w:rPr>
                </w:rPrChange>
              </w:rPr>
            </w:pPr>
            <w:ins w:id="102" w:author="francisco javier gonzalez  garcia" w:date="2026-09-24T22:42:00Z">
              <w:r w:rsidRPr="00086958">
                <w:rPr>
                  <w:b/>
                  <w:bCs/>
                  <w:sz w:val="16"/>
                  <w:szCs w:val="16"/>
                  <w:rPrChange w:id="103" w:author="francisco javier gonzalez  garcia" w:date="2026-09-24T22:42:00Z">
                    <w:rPr/>
                  </w:rPrChange>
                </w:rPr>
                <w:t>Arquetipo 2: E</w:t>
              </w:r>
            </w:ins>
            <w:ins w:id="104" w:author="francisco javier gonzalez  garcia" w:date="2026-09-24T23:22:00Z">
              <w:r w:rsidR="00892B48">
                <w:rPr>
                  <w:b/>
                  <w:bCs/>
                  <w:sz w:val="16"/>
                  <w:szCs w:val="16"/>
                </w:rPr>
                <w:t>ntrenador</w:t>
              </w:r>
            </w:ins>
            <w:ins w:id="105" w:author="francisco javier gonzalez  garcia" w:date="2026-09-24T23:44:00Z">
              <w:r w:rsidR="00896785">
                <w:rPr>
                  <w:b/>
                  <w:bCs/>
                  <w:sz w:val="16"/>
                  <w:szCs w:val="16"/>
                </w:rPr>
                <w:t xml:space="preserve"> Físico</w:t>
              </w:r>
            </w:ins>
          </w:p>
        </w:tc>
        <w:tc>
          <w:tcPr>
            <w:tcW w:w="3167" w:type="dxa"/>
            <w:shd w:val="clear" w:color="auto" w:fill="DDD9C3" w:themeFill="background2" w:themeFillShade="E6"/>
            <w:tcPrChange w:id="106" w:author="francisco javier gonzalez  garcia" w:date="2026-09-24T22:55:00Z">
              <w:tcPr>
                <w:tcW w:w="3167" w:type="dxa"/>
              </w:tcPr>
            </w:tcPrChange>
          </w:tcPr>
          <w:p w14:paraId="2A2FE5AE" w14:textId="11B88AB9" w:rsidR="00086958" w:rsidRPr="00086958" w:rsidRDefault="0060350E" w:rsidP="00F314C6">
            <w:pPr>
              <w:spacing w:line="40" w:lineRule="atLeast"/>
              <w:rPr>
                <w:ins w:id="107" w:author="francisco javier gonzalez  garcia" w:date="2026-09-24T22:40:00Z"/>
                <w:b/>
                <w:bCs/>
                <w:sz w:val="16"/>
                <w:szCs w:val="16"/>
                <w:rPrChange w:id="108" w:author="francisco javier gonzalez  garcia" w:date="2026-09-24T22:42:00Z">
                  <w:rPr>
                    <w:ins w:id="109" w:author="francisco javier gonzalez  garcia" w:date="2026-09-24T22:40:00Z"/>
                  </w:rPr>
                </w:rPrChange>
              </w:rPr>
            </w:pPr>
            <w:ins w:id="110" w:author="francisco javier gonzalez  garcia" w:date="2026-09-24T22:50:00Z">
              <w:r w:rsidRPr="0060350E">
                <w:rPr>
                  <w:b/>
                  <w:bCs/>
                  <w:sz w:val="16"/>
                  <w:szCs w:val="16"/>
                </w:rPr>
                <w:t>Arquetipo 3: Encargado del  Gimnasio</w:t>
              </w:r>
            </w:ins>
          </w:p>
        </w:tc>
      </w:tr>
      <w:tr w:rsidR="00086958" w14:paraId="7B638EF5" w14:textId="77777777" w:rsidTr="00086958">
        <w:trPr>
          <w:trHeight w:val="5802"/>
          <w:ins w:id="111" w:author="francisco javier gonzalez  garcia" w:date="2026-09-24T22:40:00Z"/>
          <w:trPrChange w:id="112" w:author="francisco javier gonzalez  garcia" w:date="2026-09-24T22:41:00Z">
            <w:trPr>
              <w:trHeight w:val="16207"/>
            </w:trPr>
          </w:trPrChange>
        </w:trPr>
        <w:tc>
          <w:tcPr>
            <w:tcW w:w="3166" w:type="dxa"/>
            <w:tcPrChange w:id="113" w:author="francisco javier gonzalez  garcia" w:date="2026-09-24T22:41:00Z">
              <w:tcPr>
                <w:tcW w:w="3166" w:type="dxa"/>
              </w:tcPr>
            </w:tcPrChange>
          </w:tcPr>
          <w:p w14:paraId="5A651929" w14:textId="77777777" w:rsidR="00086958" w:rsidRPr="00086958" w:rsidRDefault="00086958" w:rsidP="00086958">
            <w:pPr>
              <w:spacing w:line="40" w:lineRule="atLeast"/>
              <w:rPr>
                <w:ins w:id="114" w:author="francisco javier gonzalez  garcia" w:date="2026-09-24T22:41:00Z"/>
                <w:sz w:val="16"/>
                <w:szCs w:val="16"/>
                <w:rPrChange w:id="115" w:author="francisco javier gonzalez  garcia" w:date="2026-09-24T22:42:00Z">
                  <w:rPr>
                    <w:ins w:id="116" w:author="francisco javier gonzalez  garcia" w:date="2026-09-24T22:41:00Z"/>
                  </w:rPr>
                </w:rPrChange>
              </w:rPr>
            </w:pPr>
            <w:ins w:id="117" w:author="francisco javier gonzalez  garcia" w:date="2026-09-24T22:41:00Z">
              <w:r w:rsidRPr="00086958">
                <w:rPr>
                  <w:sz w:val="16"/>
                  <w:szCs w:val="16"/>
                  <w:rPrChange w:id="118" w:author="francisco javier gonzalez  garcia" w:date="2026-09-24T22:42:00Z">
                    <w:rPr/>
                  </w:rPrChange>
                </w:rPr>
                <w:t>Nombre ficticio: Valeria Mendoza</w:t>
              </w:r>
            </w:ins>
          </w:p>
          <w:p w14:paraId="738313BB" w14:textId="77777777" w:rsidR="00086958" w:rsidRPr="00086958" w:rsidRDefault="00086958" w:rsidP="00086958">
            <w:pPr>
              <w:spacing w:line="40" w:lineRule="atLeast"/>
              <w:rPr>
                <w:ins w:id="119" w:author="francisco javier gonzalez  garcia" w:date="2026-09-24T22:41:00Z"/>
                <w:sz w:val="16"/>
                <w:szCs w:val="16"/>
                <w:rPrChange w:id="120" w:author="francisco javier gonzalez  garcia" w:date="2026-09-24T22:42:00Z">
                  <w:rPr>
                    <w:ins w:id="121" w:author="francisco javier gonzalez  garcia" w:date="2026-09-24T22:41:00Z"/>
                  </w:rPr>
                </w:rPrChange>
              </w:rPr>
            </w:pPr>
            <w:ins w:id="122" w:author="francisco javier gonzalez  garcia" w:date="2026-09-24T22:41:00Z">
              <w:r w:rsidRPr="00086958">
                <w:rPr>
                  <w:sz w:val="16"/>
                  <w:szCs w:val="16"/>
                  <w:rPrChange w:id="123" w:author="francisco javier gonzalez  garcia" w:date="2026-09-24T22:42:00Z">
                    <w:rPr/>
                  </w:rPrChange>
                </w:rPr>
                <w:t>Edad: 25 años</w:t>
              </w:r>
            </w:ins>
          </w:p>
          <w:p w14:paraId="0698E4F9" w14:textId="77777777" w:rsidR="00086958" w:rsidRPr="00086958" w:rsidRDefault="00086958" w:rsidP="00086958">
            <w:pPr>
              <w:spacing w:line="40" w:lineRule="atLeast"/>
              <w:rPr>
                <w:ins w:id="124" w:author="francisco javier gonzalez  garcia" w:date="2026-09-24T22:41:00Z"/>
                <w:sz w:val="16"/>
                <w:szCs w:val="16"/>
                <w:rPrChange w:id="125" w:author="francisco javier gonzalez  garcia" w:date="2026-09-24T22:42:00Z">
                  <w:rPr>
                    <w:ins w:id="126" w:author="francisco javier gonzalez  garcia" w:date="2026-09-24T22:41:00Z"/>
                  </w:rPr>
                </w:rPrChange>
              </w:rPr>
            </w:pPr>
            <w:ins w:id="127" w:author="francisco javier gonzalez  garcia" w:date="2026-09-24T22:41:00Z">
              <w:r w:rsidRPr="00086958">
                <w:rPr>
                  <w:sz w:val="16"/>
                  <w:szCs w:val="16"/>
                  <w:rPrChange w:id="128" w:author="francisco javier gonzalez  garcia" w:date="2026-09-24T22:42:00Z">
                    <w:rPr/>
                  </w:rPrChange>
                </w:rPr>
                <w:t>Rol: Usuario del Gimnasio</w:t>
              </w:r>
            </w:ins>
          </w:p>
          <w:p w14:paraId="3294D7A2" w14:textId="6935F94F" w:rsidR="00086958" w:rsidRPr="00086958" w:rsidRDefault="00086958" w:rsidP="00086958">
            <w:pPr>
              <w:spacing w:line="40" w:lineRule="atLeast"/>
              <w:rPr>
                <w:ins w:id="129" w:author="francisco javier gonzalez  garcia" w:date="2026-09-24T22:41:00Z"/>
                <w:sz w:val="16"/>
                <w:szCs w:val="16"/>
                <w:rPrChange w:id="130" w:author="francisco javier gonzalez  garcia" w:date="2026-09-24T22:42:00Z">
                  <w:rPr>
                    <w:ins w:id="131" w:author="francisco javier gonzalez  garcia" w:date="2026-09-24T22:41:00Z"/>
                  </w:rPr>
                </w:rPrChange>
              </w:rPr>
            </w:pPr>
            <w:ins w:id="132" w:author="francisco javier gonzalez  garcia" w:date="2026-09-24T22:41:00Z">
              <w:r w:rsidRPr="00086958">
                <w:rPr>
                  <w:sz w:val="16"/>
                  <w:szCs w:val="16"/>
                  <w:rPrChange w:id="133" w:author="francisco javier gonzalez  garcia" w:date="2026-09-24T22:42:00Z">
                    <w:rPr/>
                  </w:rPrChange>
                </w:rPr>
                <w:t xml:space="preserve">Nivel tecnológico: Alto / Experto; utilizas aplicaciones diariamente, manejas múltiples dispositivos inteligentes (smartwatch, smartphone) y </w:t>
              </w:r>
            </w:ins>
            <w:ins w:id="134" w:author="francisco javier gonzalez  garcia" w:date="2026-09-24T22:58:00Z">
              <w:r w:rsidR="004D44D5">
                <w:rPr>
                  <w:sz w:val="16"/>
                  <w:szCs w:val="16"/>
                </w:rPr>
                <w:t>s</w:t>
              </w:r>
            </w:ins>
            <w:ins w:id="135" w:author="francisco javier gonzalez  garcia" w:date="2026-09-24T22:41:00Z">
              <w:r w:rsidRPr="00086958">
                <w:rPr>
                  <w:sz w:val="16"/>
                  <w:szCs w:val="16"/>
                  <w:rPrChange w:id="136" w:author="francisco javier gonzalez  garcia" w:date="2026-09-24T22:42:00Z">
                    <w:rPr/>
                  </w:rPrChange>
                </w:rPr>
                <w:t>e adaptas de inmediato a nuevas interfaces.</w:t>
              </w:r>
            </w:ins>
          </w:p>
          <w:p w14:paraId="3C93EA75" w14:textId="77777777" w:rsidR="00086958" w:rsidRPr="00086958" w:rsidRDefault="00086958" w:rsidP="00086958">
            <w:pPr>
              <w:spacing w:line="40" w:lineRule="atLeast"/>
              <w:rPr>
                <w:ins w:id="137" w:author="francisco javier gonzalez  garcia" w:date="2026-09-24T22:41:00Z"/>
                <w:sz w:val="16"/>
                <w:szCs w:val="16"/>
                <w:rPrChange w:id="138" w:author="francisco javier gonzalez  garcia" w:date="2026-09-24T22:42:00Z">
                  <w:rPr>
                    <w:ins w:id="139" w:author="francisco javier gonzalez  garcia" w:date="2026-09-24T22:41:00Z"/>
                  </w:rPr>
                </w:rPrChange>
              </w:rPr>
            </w:pPr>
            <w:ins w:id="140" w:author="francisco javier gonzalez  garcia" w:date="2026-09-24T22:41:00Z">
              <w:r w:rsidRPr="00086958">
                <w:rPr>
                  <w:sz w:val="16"/>
                  <w:szCs w:val="16"/>
                  <w:rPrChange w:id="141" w:author="francisco javier gonzalez  garcia" w:date="2026-09-24T22:42:00Z">
                    <w:rPr/>
                  </w:rPrChange>
                </w:rPr>
                <w:t xml:space="preserve">Objetivo principal: </w:t>
              </w:r>
            </w:ins>
          </w:p>
          <w:p w14:paraId="11966459" w14:textId="77777777" w:rsidR="00086958" w:rsidRPr="00086958" w:rsidRDefault="00086958">
            <w:pPr>
              <w:pStyle w:val="Prrafodelista"/>
              <w:numPr>
                <w:ilvl w:val="0"/>
                <w:numId w:val="16"/>
              </w:numPr>
              <w:spacing w:line="40" w:lineRule="atLeast"/>
              <w:ind w:left="142" w:hanging="142"/>
              <w:rPr>
                <w:ins w:id="142" w:author="francisco javier gonzalez  garcia" w:date="2026-09-24T22:41:00Z"/>
                <w:sz w:val="16"/>
                <w:szCs w:val="16"/>
                <w:rPrChange w:id="143" w:author="francisco javier gonzalez  garcia" w:date="2026-09-24T22:42:00Z">
                  <w:rPr>
                    <w:ins w:id="144" w:author="francisco javier gonzalez  garcia" w:date="2026-09-24T22:41:00Z"/>
                  </w:rPr>
                </w:rPrChange>
              </w:rPr>
              <w:pPrChange w:id="145" w:author="francisco javier gonzalez  garcia" w:date="2026-09-24T22:47:00Z">
                <w:pPr>
                  <w:pStyle w:val="Prrafodelista"/>
                  <w:numPr>
                    <w:numId w:val="11"/>
                  </w:numPr>
                  <w:spacing w:line="40" w:lineRule="atLeast"/>
                  <w:ind w:left="360" w:hanging="360"/>
                </w:pPr>
              </w:pPrChange>
            </w:pPr>
            <w:ins w:id="146" w:author="francisco javier gonzalez  garcia" w:date="2026-09-24T22:41:00Z">
              <w:r w:rsidRPr="00086958">
                <w:rPr>
                  <w:sz w:val="16"/>
                  <w:szCs w:val="16"/>
                  <w:rPrChange w:id="147" w:author="francisco javier gonzalez  garcia" w:date="2026-09-24T22:42:00Z">
                    <w:rPr/>
                  </w:rPrChange>
                </w:rPr>
                <w:t>Usar su tiempo libre para mantener tonificados sus músculos, canalizar el estrés del trabajo e integrar el ejercicio como un hábito diario constante.</w:t>
              </w:r>
            </w:ins>
          </w:p>
          <w:p w14:paraId="519455A4" w14:textId="77777777" w:rsidR="00086958" w:rsidRPr="00086958" w:rsidRDefault="00086958" w:rsidP="00086958">
            <w:pPr>
              <w:spacing w:line="40" w:lineRule="atLeast"/>
              <w:rPr>
                <w:ins w:id="148" w:author="francisco javier gonzalez  garcia" w:date="2026-09-24T22:41:00Z"/>
                <w:sz w:val="16"/>
                <w:szCs w:val="16"/>
                <w:rPrChange w:id="149" w:author="francisco javier gonzalez  garcia" w:date="2026-09-24T22:42:00Z">
                  <w:rPr>
                    <w:ins w:id="150" w:author="francisco javier gonzalez  garcia" w:date="2026-09-24T22:41:00Z"/>
                  </w:rPr>
                </w:rPrChange>
              </w:rPr>
            </w:pPr>
            <w:ins w:id="151" w:author="francisco javier gonzalez  garcia" w:date="2026-09-24T22:41:00Z">
              <w:r w:rsidRPr="00086958">
                <w:rPr>
                  <w:sz w:val="16"/>
                  <w:szCs w:val="16"/>
                  <w:rPrChange w:id="152" w:author="francisco javier gonzalez  garcia" w:date="2026-09-24T22:42:00Z">
                    <w:rPr/>
                  </w:rPrChange>
                </w:rPr>
                <w:t xml:space="preserve">Frustraciones: </w:t>
              </w:r>
            </w:ins>
          </w:p>
          <w:p w14:paraId="42A64DF8" w14:textId="77777777" w:rsidR="00086958" w:rsidRPr="00086958" w:rsidRDefault="00086958">
            <w:pPr>
              <w:pStyle w:val="Prrafodelista"/>
              <w:numPr>
                <w:ilvl w:val="0"/>
                <w:numId w:val="10"/>
              </w:numPr>
              <w:spacing w:line="40" w:lineRule="atLeast"/>
              <w:ind w:left="142" w:hanging="142"/>
              <w:rPr>
                <w:ins w:id="153" w:author="francisco javier gonzalez  garcia" w:date="2026-09-24T22:41:00Z"/>
                <w:sz w:val="16"/>
                <w:szCs w:val="16"/>
                <w:rPrChange w:id="154" w:author="francisco javier gonzalez  garcia" w:date="2026-09-24T22:42:00Z">
                  <w:rPr>
                    <w:ins w:id="155" w:author="francisco javier gonzalez  garcia" w:date="2026-09-24T22:41:00Z"/>
                  </w:rPr>
                </w:rPrChange>
              </w:rPr>
              <w:pPrChange w:id="156" w:author="francisco javier gonzalez  garcia" w:date="2026-09-24T22:46:00Z">
                <w:pPr>
                  <w:pStyle w:val="Prrafodelista"/>
                  <w:numPr>
                    <w:numId w:val="10"/>
                  </w:numPr>
                  <w:spacing w:line="40" w:lineRule="atLeast"/>
                  <w:ind w:left="360" w:hanging="360"/>
                </w:pPr>
              </w:pPrChange>
            </w:pPr>
            <w:ins w:id="157" w:author="francisco javier gonzalez  garcia" w:date="2026-09-24T22:41:00Z">
              <w:r w:rsidRPr="00086958">
                <w:rPr>
                  <w:sz w:val="16"/>
                  <w:szCs w:val="16"/>
                  <w:rPrChange w:id="158" w:author="francisco javier gonzalez  garcia" w:date="2026-09-24T22:42:00Z">
                    <w:rPr/>
                  </w:rPrChange>
                </w:rPr>
                <w:t>No optimizar su tiempo cuando el gimnasio está lleno.</w:t>
              </w:r>
            </w:ins>
          </w:p>
          <w:p w14:paraId="0109F153" w14:textId="77777777" w:rsidR="00086958" w:rsidRPr="0060350E" w:rsidRDefault="00086958">
            <w:pPr>
              <w:pStyle w:val="Prrafodelista"/>
              <w:numPr>
                <w:ilvl w:val="0"/>
                <w:numId w:val="10"/>
              </w:numPr>
              <w:spacing w:line="40" w:lineRule="atLeast"/>
              <w:ind w:left="142" w:hanging="142"/>
              <w:rPr>
                <w:ins w:id="159" w:author="francisco javier gonzalez  garcia" w:date="2026-09-24T22:41:00Z"/>
                <w:sz w:val="16"/>
                <w:szCs w:val="16"/>
                <w:rPrChange w:id="160" w:author="francisco javier gonzalez  garcia" w:date="2026-09-24T22:45:00Z">
                  <w:rPr>
                    <w:ins w:id="161" w:author="francisco javier gonzalez  garcia" w:date="2026-09-24T22:41:00Z"/>
                  </w:rPr>
                </w:rPrChange>
              </w:rPr>
              <w:pPrChange w:id="162" w:author="francisco javier gonzalez  garcia" w:date="2026-09-24T22:45:00Z">
                <w:pPr>
                  <w:pStyle w:val="Prrafodelista"/>
                  <w:numPr>
                    <w:numId w:val="10"/>
                  </w:numPr>
                  <w:spacing w:line="40" w:lineRule="atLeast"/>
                  <w:ind w:left="360" w:hanging="360"/>
                </w:pPr>
              </w:pPrChange>
            </w:pPr>
            <w:ins w:id="163" w:author="francisco javier gonzalez  garcia" w:date="2026-09-24T22:41:00Z">
              <w:r w:rsidRPr="0060350E">
                <w:rPr>
                  <w:sz w:val="16"/>
                  <w:szCs w:val="16"/>
                  <w:rPrChange w:id="164" w:author="francisco javier gonzalez  garcia" w:date="2026-09-24T22:45:00Z">
                    <w:rPr/>
                  </w:rPrChange>
                </w:rPr>
                <w:t>Perder la continuidad por horarios laborales imprevistos y la falta de rutinas personalizadas que se adapten a su ritmo.</w:t>
              </w:r>
            </w:ins>
          </w:p>
          <w:p w14:paraId="757BA28A" w14:textId="77777777" w:rsidR="00086958" w:rsidRPr="00086958" w:rsidRDefault="00086958" w:rsidP="00086958">
            <w:pPr>
              <w:spacing w:line="40" w:lineRule="atLeast"/>
              <w:rPr>
                <w:ins w:id="165" w:author="francisco javier gonzalez  garcia" w:date="2026-09-24T22:41:00Z"/>
                <w:sz w:val="16"/>
                <w:szCs w:val="16"/>
                <w:rPrChange w:id="166" w:author="francisco javier gonzalez  garcia" w:date="2026-09-24T22:42:00Z">
                  <w:rPr>
                    <w:ins w:id="167" w:author="francisco javier gonzalez  garcia" w:date="2026-09-24T22:41:00Z"/>
                  </w:rPr>
                </w:rPrChange>
              </w:rPr>
            </w:pPr>
            <w:ins w:id="168" w:author="francisco javier gonzalez  garcia" w:date="2026-09-24T22:41:00Z">
              <w:r w:rsidRPr="00086958">
                <w:rPr>
                  <w:sz w:val="16"/>
                  <w:szCs w:val="16"/>
                  <w:rPrChange w:id="169" w:author="francisco javier gonzalez  garcia" w:date="2026-09-24T22:42:00Z">
                    <w:rPr/>
                  </w:rPrChange>
                </w:rPr>
                <w:t xml:space="preserve">Necesidades digitales: </w:t>
              </w:r>
            </w:ins>
          </w:p>
          <w:p w14:paraId="23177A7A" w14:textId="77777777" w:rsidR="00086958" w:rsidRPr="00086958" w:rsidRDefault="00086958">
            <w:pPr>
              <w:pStyle w:val="Prrafodelista"/>
              <w:numPr>
                <w:ilvl w:val="0"/>
                <w:numId w:val="12"/>
              </w:numPr>
              <w:spacing w:line="40" w:lineRule="atLeast"/>
              <w:ind w:left="142" w:hanging="142"/>
              <w:rPr>
                <w:ins w:id="170" w:author="francisco javier gonzalez  garcia" w:date="2026-09-24T22:41:00Z"/>
                <w:sz w:val="16"/>
                <w:szCs w:val="16"/>
                <w:rPrChange w:id="171" w:author="francisco javier gonzalez  garcia" w:date="2026-09-24T22:42:00Z">
                  <w:rPr>
                    <w:ins w:id="172" w:author="francisco javier gonzalez  garcia" w:date="2026-09-24T22:41:00Z"/>
                  </w:rPr>
                </w:rPrChange>
              </w:rPr>
              <w:pPrChange w:id="173" w:author="francisco javier gonzalez  garcia" w:date="2026-09-24T22:47:00Z">
                <w:pPr>
                  <w:pStyle w:val="Prrafodelista"/>
                  <w:numPr>
                    <w:numId w:val="12"/>
                  </w:numPr>
                  <w:spacing w:line="40" w:lineRule="atLeast"/>
                  <w:ind w:left="360" w:hanging="360"/>
                </w:pPr>
              </w:pPrChange>
            </w:pPr>
            <w:ins w:id="174" w:author="francisco javier gonzalez  garcia" w:date="2026-09-24T22:41:00Z">
              <w:r w:rsidRPr="00086958">
                <w:rPr>
                  <w:sz w:val="16"/>
                  <w:szCs w:val="16"/>
                  <w:rPrChange w:id="175" w:author="francisco javier gonzalez  garcia" w:date="2026-09-24T22:42:00Z">
                    <w:rPr/>
                  </w:rPrChange>
                </w:rPr>
                <w:t>Selección de rutinas por nivel de dificultad.</w:t>
              </w:r>
            </w:ins>
          </w:p>
          <w:p w14:paraId="56C26061" w14:textId="77777777" w:rsidR="00086958" w:rsidRPr="00086958" w:rsidRDefault="00086958">
            <w:pPr>
              <w:pStyle w:val="Prrafodelista"/>
              <w:numPr>
                <w:ilvl w:val="0"/>
                <w:numId w:val="12"/>
              </w:numPr>
              <w:spacing w:line="40" w:lineRule="atLeast"/>
              <w:ind w:left="142" w:hanging="142"/>
              <w:rPr>
                <w:ins w:id="176" w:author="francisco javier gonzalez  garcia" w:date="2026-09-24T22:41:00Z"/>
                <w:sz w:val="16"/>
                <w:szCs w:val="16"/>
                <w:rPrChange w:id="177" w:author="francisco javier gonzalez  garcia" w:date="2026-09-24T22:42:00Z">
                  <w:rPr>
                    <w:ins w:id="178" w:author="francisco javier gonzalez  garcia" w:date="2026-09-24T22:41:00Z"/>
                  </w:rPr>
                </w:rPrChange>
              </w:rPr>
              <w:pPrChange w:id="179" w:author="francisco javier gonzalez  garcia" w:date="2026-09-24T22:47:00Z">
                <w:pPr>
                  <w:pStyle w:val="Prrafodelista"/>
                  <w:numPr>
                    <w:numId w:val="12"/>
                  </w:numPr>
                  <w:spacing w:line="40" w:lineRule="atLeast"/>
                  <w:ind w:left="360" w:hanging="360"/>
                </w:pPr>
              </w:pPrChange>
            </w:pPr>
            <w:ins w:id="180" w:author="francisco javier gonzalez  garcia" w:date="2026-09-24T22:41:00Z">
              <w:r w:rsidRPr="00086958">
                <w:rPr>
                  <w:sz w:val="16"/>
                  <w:szCs w:val="16"/>
                  <w:rPrChange w:id="181" w:author="francisco javier gonzalez  garcia" w:date="2026-09-24T22:42:00Z">
                    <w:rPr/>
                  </w:rPrChange>
                </w:rPr>
                <w:t>Notificaciones inteligentes y flexibles con recordatorios de entrenamiento.</w:t>
              </w:r>
            </w:ins>
          </w:p>
          <w:p w14:paraId="79F83CB5" w14:textId="77777777" w:rsidR="00086958" w:rsidRPr="00086958" w:rsidRDefault="00086958">
            <w:pPr>
              <w:pStyle w:val="Prrafodelista"/>
              <w:numPr>
                <w:ilvl w:val="0"/>
                <w:numId w:val="12"/>
              </w:numPr>
              <w:spacing w:line="40" w:lineRule="atLeast"/>
              <w:ind w:left="142" w:hanging="142"/>
              <w:rPr>
                <w:ins w:id="182" w:author="francisco javier gonzalez  garcia" w:date="2026-09-24T22:41:00Z"/>
                <w:sz w:val="16"/>
                <w:szCs w:val="16"/>
                <w:rPrChange w:id="183" w:author="francisco javier gonzalez  garcia" w:date="2026-09-24T22:42:00Z">
                  <w:rPr>
                    <w:ins w:id="184" w:author="francisco javier gonzalez  garcia" w:date="2026-09-24T22:41:00Z"/>
                  </w:rPr>
                </w:rPrChange>
              </w:rPr>
              <w:pPrChange w:id="185" w:author="francisco javier gonzalez  garcia" w:date="2026-09-24T22:47:00Z">
                <w:pPr>
                  <w:pStyle w:val="Prrafodelista"/>
                  <w:numPr>
                    <w:numId w:val="12"/>
                  </w:numPr>
                  <w:spacing w:line="40" w:lineRule="atLeast"/>
                  <w:ind w:left="360" w:hanging="360"/>
                </w:pPr>
              </w:pPrChange>
            </w:pPr>
            <w:ins w:id="186" w:author="francisco javier gonzalez  garcia" w:date="2026-09-24T22:41:00Z">
              <w:r w:rsidRPr="00086958">
                <w:rPr>
                  <w:sz w:val="16"/>
                  <w:szCs w:val="16"/>
                  <w:rPrChange w:id="187" w:author="francisco javier gonzalez  garcia" w:date="2026-09-24T22:42:00Z">
                    <w:rPr/>
                  </w:rPrChange>
                </w:rPr>
                <w:t>Métricas visuales para dar seguimiento rápido a tu progreso semanal.</w:t>
              </w:r>
            </w:ins>
          </w:p>
          <w:p w14:paraId="433DD2EE" w14:textId="77777777" w:rsidR="00086958" w:rsidRPr="00086958" w:rsidRDefault="00086958">
            <w:pPr>
              <w:pStyle w:val="Prrafodelista"/>
              <w:numPr>
                <w:ilvl w:val="0"/>
                <w:numId w:val="12"/>
              </w:numPr>
              <w:spacing w:line="40" w:lineRule="atLeast"/>
              <w:ind w:left="142" w:hanging="142"/>
              <w:rPr>
                <w:ins w:id="188" w:author="francisco javier gonzalez  garcia" w:date="2026-09-24T22:41:00Z"/>
                <w:sz w:val="16"/>
                <w:szCs w:val="16"/>
                <w:rPrChange w:id="189" w:author="francisco javier gonzalez  garcia" w:date="2026-09-24T22:42:00Z">
                  <w:rPr>
                    <w:ins w:id="190" w:author="francisco javier gonzalez  garcia" w:date="2026-09-24T22:41:00Z"/>
                  </w:rPr>
                </w:rPrChange>
              </w:rPr>
              <w:pPrChange w:id="191" w:author="francisco javier gonzalez  garcia" w:date="2026-09-24T22:47:00Z">
                <w:pPr>
                  <w:pStyle w:val="Prrafodelista"/>
                  <w:numPr>
                    <w:numId w:val="12"/>
                  </w:numPr>
                  <w:spacing w:line="40" w:lineRule="atLeast"/>
                  <w:ind w:left="360" w:hanging="360"/>
                </w:pPr>
              </w:pPrChange>
            </w:pPr>
            <w:ins w:id="192" w:author="francisco javier gonzalez  garcia" w:date="2026-09-24T22:41:00Z">
              <w:r w:rsidRPr="00086958">
                <w:rPr>
                  <w:sz w:val="16"/>
                  <w:szCs w:val="16"/>
                  <w:rPrChange w:id="193" w:author="francisco javier gonzalez  garcia" w:date="2026-09-24T22:42:00Z">
                    <w:rPr/>
                  </w:rPrChange>
                </w:rPr>
                <w:t>Calendario y agenda centralizada: Visibilidad clara de sus clases presenciales/online, estado de asistencia y cupos disponibles.</w:t>
              </w:r>
            </w:ins>
          </w:p>
          <w:p w14:paraId="35D1D2F2" w14:textId="77777777" w:rsidR="00086958" w:rsidRPr="00086958" w:rsidRDefault="00086958">
            <w:pPr>
              <w:pStyle w:val="Prrafodelista"/>
              <w:numPr>
                <w:ilvl w:val="0"/>
                <w:numId w:val="12"/>
              </w:numPr>
              <w:spacing w:line="40" w:lineRule="atLeast"/>
              <w:ind w:left="142" w:hanging="142"/>
              <w:rPr>
                <w:ins w:id="194" w:author="francisco javier gonzalez  garcia" w:date="2026-09-24T22:41:00Z"/>
                <w:sz w:val="16"/>
                <w:szCs w:val="16"/>
                <w:rPrChange w:id="195" w:author="francisco javier gonzalez  garcia" w:date="2026-09-24T22:42:00Z">
                  <w:rPr>
                    <w:ins w:id="196" w:author="francisco javier gonzalez  garcia" w:date="2026-09-24T22:41:00Z"/>
                  </w:rPr>
                </w:rPrChange>
              </w:rPr>
              <w:pPrChange w:id="197" w:author="francisco javier gonzalez  garcia" w:date="2026-09-24T22:47:00Z">
                <w:pPr>
                  <w:pStyle w:val="Prrafodelista"/>
                  <w:numPr>
                    <w:numId w:val="12"/>
                  </w:numPr>
                  <w:spacing w:line="40" w:lineRule="atLeast"/>
                  <w:ind w:left="360" w:hanging="360"/>
                </w:pPr>
              </w:pPrChange>
            </w:pPr>
            <w:ins w:id="198" w:author="francisco javier gonzalez  garcia" w:date="2026-09-24T22:41:00Z">
              <w:r w:rsidRPr="00086958">
                <w:rPr>
                  <w:sz w:val="16"/>
                  <w:szCs w:val="16"/>
                  <w:rPrChange w:id="199" w:author="francisco javier gonzalez  garcia" w:date="2026-09-24T22:42:00Z">
                    <w:rPr/>
                  </w:rPrChange>
                </w:rPr>
                <w:t>Progreso del usuario: Visualización gráfica del rendimiento y evolución</w:t>
              </w:r>
            </w:ins>
          </w:p>
          <w:p w14:paraId="1E5F058E" w14:textId="77777777" w:rsidR="00086958" w:rsidRPr="00086958" w:rsidRDefault="00086958" w:rsidP="00086958">
            <w:pPr>
              <w:spacing w:line="40" w:lineRule="atLeast"/>
              <w:rPr>
                <w:ins w:id="200" w:author="francisco javier gonzalez  garcia" w:date="2026-09-24T22:41:00Z"/>
                <w:sz w:val="16"/>
                <w:szCs w:val="16"/>
                <w:rPrChange w:id="201" w:author="francisco javier gonzalez  garcia" w:date="2026-09-24T22:42:00Z">
                  <w:rPr>
                    <w:ins w:id="202" w:author="francisco javier gonzalez  garcia" w:date="2026-09-24T22:41:00Z"/>
                  </w:rPr>
                </w:rPrChange>
              </w:rPr>
            </w:pPr>
            <w:ins w:id="203" w:author="francisco javier gonzalez  garcia" w:date="2026-09-24T22:41:00Z">
              <w:r w:rsidRPr="00086958">
                <w:rPr>
                  <w:sz w:val="16"/>
                  <w:szCs w:val="16"/>
                  <w:rPrChange w:id="204" w:author="francisco javier gonzalez  garcia" w:date="2026-09-24T22:42:00Z">
                    <w:rPr/>
                  </w:rPrChange>
                </w:rPr>
                <w:t>Motivación de uso: Organizar mejor su tiempo y medir tus avances en tiempo real y mantenerte motivada sin romper tu rutina personal.</w:t>
              </w:r>
            </w:ins>
          </w:p>
          <w:p w14:paraId="1243F5FB" w14:textId="77777777" w:rsidR="00086958" w:rsidRDefault="00086958" w:rsidP="00F314C6">
            <w:pPr>
              <w:spacing w:line="40" w:lineRule="atLeast"/>
              <w:rPr>
                <w:ins w:id="205" w:author="francisco javier gonzalez  garcia" w:date="2026-09-24T22:40:00Z"/>
              </w:rPr>
            </w:pPr>
          </w:p>
        </w:tc>
        <w:tc>
          <w:tcPr>
            <w:tcW w:w="3167" w:type="dxa"/>
            <w:tcPrChange w:id="206" w:author="francisco javier gonzalez  garcia" w:date="2026-09-24T22:41:00Z">
              <w:tcPr>
                <w:tcW w:w="3167" w:type="dxa"/>
              </w:tcPr>
            </w:tcPrChange>
          </w:tcPr>
          <w:p w14:paraId="3F05FC17" w14:textId="1B54B5D0" w:rsidR="00086958" w:rsidRPr="0060350E" w:rsidRDefault="00086958" w:rsidP="00086958">
            <w:pPr>
              <w:spacing w:line="40" w:lineRule="atLeast"/>
              <w:rPr>
                <w:ins w:id="207" w:author="francisco javier gonzalez  garcia" w:date="2026-09-24T22:43:00Z"/>
                <w:sz w:val="16"/>
                <w:szCs w:val="16"/>
                <w:rPrChange w:id="208" w:author="francisco javier gonzalez  garcia" w:date="2026-09-24T22:44:00Z">
                  <w:rPr>
                    <w:ins w:id="209" w:author="francisco javier gonzalez  garcia" w:date="2026-09-24T22:43:00Z"/>
                  </w:rPr>
                </w:rPrChange>
              </w:rPr>
            </w:pPr>
            <w:ins w:id="210" w:author="francisco javier gonzalez  garcia" w:date="2026-09-24T22:43:00Z">
              <w:r w:rsidRPr="0060350E">
                <w:rPr>
                  <w:sz w:val="16"/>
                  <w:szCs w:val="16"/>
                  <w:rPrChange w:id="211" w:author="francisco javier gonzalez  garcia" w:date="2026-09-24T22:44:00Z">
                    <w:rPr/>
                  </w:rPrChange>
                </w:rPr>
                <w:t xml:space="preserve">Nombre ficticio: Carlos </w:t>
              </w:r>
            </w:ins>
            <w:ins w:id="212" w:author="francisco javier gonzalez  garcia" w:date="2026-09-24T22:52:00Z">
              <w:r w:rsidR="0060350E">
                <w:rPr>
                  <w:sz w:val="16"/>
                  <w:szCs w:val="16"/>
                </w:rPr>
                <w:t>Garibay</w:t>
              </w:r>
            </w:ins>
          </w:p>
          <w:p w14:paraId="63A4E036" w14:textId="77777777" w:rsidR="00086958" w:rsidRPr="0060350E" w:rsidRDefault="00086958" w:rsidP="00086958">
            <w:pPr>
              <w:spacing w:line="40" w:lineRule="atLeast"/>
              <w:rPr>
                <w:ins w:id="213" w:author="francisco javier gonzalez  garcia" w:date="2026-09-24T22:43:00Z"/>
                <w:sz w:val="16"/>
                <w:szCs w:val="16"/>
                <w:rPrChange w:id="214" w:author="francisco javier gonzalez  garcia" w:date="2026-09-24T22:44:00Z">
                  <w:rPr>
                    <w:ins w:id="215" w:author="francisco javier gonzalez  garcia" w:date="2026-09-24T22:43:00Z"/>
                  </w:rPr>
                </w:rPrChange>
              </w:rPr>
            </w:pPr>
            <w:ins w:id="216" w:author="francisco javier gonzalez  garcia" w:date="2026-09-24T22:43:00Z">
              <w:r w:rsidRPr="0060350E">
                <w:rPr>
                  <w:sz w:val="16"/>
                  <w:szCs w:val="16"/>
                  <w:rPrChange w:id="217" w:author="francisco javier gonzalez  garcia" w:date="2026-09-24T22:44:00Z">
                    <w:rPr/>
                  </w:rPrChange>
                </w:rPr>
                <w:t>Edad: 31 años</w:t>
              </w:r>
            </w:ins>
          </w:p>
          <w:p w14:paraId="473A59FF" w14:textId="77777777" w:rsidR="00086958" w:rsidRPr="0060350E" w:rsidRDefault="00086958" w:rsidP="00086958">
            <w:pPr>
              <w:spacing w:line="40" w:lineRule="atLeast"/>
              <w:rPr>
                <w:ins w:id="218" w:author="francisco javier gonzalez  garcia" w:date="2026-09-24T22:43:00Z"/>
                <w:sz w:val="16"/>
                <w:szCs w:val="16"/>
                <w:rPrChange w:id="219" w:author="francisco javier gonzalez  garcia" w:date="2026-09-24T22:44:00Z">
                  <w:rPr>
                    <w:ins w:id="220" w:author="francisco javier gonzalez  garcia" w:date="2026-09-24T22:43:00Z"/>
                  </w:rPr>
                </w:rPrChange>
              </w:rPr>
            </w:pPr>
            <w:ins w:id="221" w:author="francisco javier gonzalez  garcia" w:date="2026-09-24T22:43:00Z">
              <w:r w:rsidRPr="0060350E">
                <w:rPr>
                  <w:sz w:val="16"/>
                  <w:szCs w:val="16"/>
                  <w:rPrChange w:id="222" w:author="francisco javier gonzalez  garcia" w:date="2026-09-24T22:44:00Z">
                    <w:rPr/>
                  </w:rPrChange>
                </w:rPr>
                <w:t>Rol: Entrenador personal y de clases grupales</w:t>
              </w:r>
            </w:ins>
          </w:p>
          <w:p w14:paraId="249B786F" w14:textId="7BBABBCA" w:rsidR="00086958" w:rsidRPr="0060350E" w:rsidRDefault="00086958" w:rsidP="00086958">
            <w:pPr>
              <w:spacing w:line="40" w:lineRule="atLeast"/>
              <w:rPr>
                <w:ins w:id="223" w:author="francisco javier gonzalez  garcia" w:date="2026-09-24T22:43:00Z"/>
                <w:sz w:val="16"/>
                <w:szCs w:val="16"/>
                <w:rPrChange w:id="224" w:author="francisco javier gonzalez  garcia" w:date="2026-09-24T22:44:00Z">
                  <w:rPr>
                    <w:ins w:id="225" w:author="francisco javier gonzalez  garcia" w:date="2026-09-24T22:43:00Z"/>
                  </w:rPr>
                </w:rPrChange>
              </w:rPr>
            </w:pPr>
            <w:ins w:id="226" w:author="francisco javier gonzalez  garcia" w:date="2026-09-24T22:43:00Z">
              <w:r w:rsidRPr="0060350E">
                <w:rPr>
                  <w:sz w:val="16"/>
                  <w:szCs w:val="16"/>
                  <w:rPrChange w:id="227" w:author="francisco javier gonzalez  garcia" w:date="2026-09-24T22:44:00Z">
                    <w:rPr/>
                  </w:rPrChange>
                </w:rPr>
                <w:t>Nivel tecnológico: Intermedio-Alto (Usa diariamente red social, apps de seguimiento deportivo, herramientas de pago digital y mensajería instantánea).</w:t>
              </w:r>
            </w:ins>
          </w:p>
          <w:p w14:paraId="1276CA70" w14:textId="77777777" w:rsidR="00086958" w:rsidRPr="0060350E" w:rsidRDefault="00086958" w:rsidP="00086958">
            <w:pPr>
              <w:spacing w:line="40" w:lineRule="atLeast"/>
              <w:rPr>
                <w:ins w:id="228" w:author="francisco javier gonzalez  garcia" w:date="2026-09-24T22:43:00Z"/>
                <w:sz w:val="16"/>
                <w:szCs w:val="16"/>
                <w:rPrChange w:id="229" w:author="francisco javier gonzalez  garcia" w:date="2026-09-24T22:44:00Z">
                  <w:rPr>
                    <w:ins w:id="230" w:author="francisco javier gonzalez  garcia" w:date="2026-09-24T22:43:00Z"/>
                  </w:rPr>
                </w:rPrChange>
              </w:rPr>
            </w:pPr>
            <w:ins w:id="231" w:author="francisco javier gonzalez  garcia" w:date="2026-09-24T22:43:00Z">
              <w:r w:rsidRPr="0060350E">
                <w:rPr>
                  <w:sz w:val="16"/>
                  <w:szCs w:val="16"/>
                  <w:rPrChange w:id="232" w:author="francisco javier gonzalez  garcia" w:date="2026-09-24T22:44:00Z">
                    <w:rPr/>
                  </w:rPrChange>
                </w:rPr>
                <w:t>Objetivo principal:</w:t>
              </w:r>
            </w:ins>
          </w:p>
          <w:p w14:paraId="7240D565" w14:textId="238A3AD7" w:rsidR="00086958" w:rsidRPr="0060350E" w:rsidRDefault="0060350E">
            <w:pPr>
              <w:pStyle w:val="Prrafodelista"/>
              <w:numPr>
                <w:ilvl w:val="0"/>
                <w:numId w:val="17"/>
              </w:numPr>
              <w:spacing w:line="40" w:lineRule="atLeast"/>
              <w:ind w:left="92" w:hanging="92"/>
              <w:rPr>
                <w:ins w:id="233" w:author="francisco javier gonzalez  garcia" w:date="2026-09-24T22:43:00Z"/>
                <w:sz w:val="16"/>
                <w:szCs w:val="16"/>
                <w:rPrChange w:id="234" w:author="francisco javier gonzalez  garcia" w:date="2026-09-24T22:45:00Z">
                  <w:rPr>
                    <w:ins w:id="235" w:author="francisco javier gonzalez  garcia" w:date="2026-09-24T22:43:00Z"/>
                  </w:rPr>
                </w:rPrChange>
              </w:rPr>
              <w:pPrChange w:id="236" w:author="francisco javier gonzalez  garcia" w:date="2026-09-24T22:50:00Z">
                <w:pPr>
                  <w:spacing w:line="40" w:lineRule="atLeast"/>
                </w:pPr>
              </w:pPrChange>
            </w:pPr>
            <w:ins w:id="237" w:author="francisco javier gonzalez  garcia" w:date="2026-09-24T22:50:00Z">
              <w:r>
                <w:rPr>
                  <w:sz w:val="16"/>
                  <w:szCs w:val="16"/>
                </w:rPr>
                <w:t xml:space="preserve"> </w:t>
              </w:r>
            </w:ins>
            <w:ins w:id="238" w:author="francisco javier gonzalez  garcia" w:date="2026-09-24T22:43:00Z">
              <w:r w:rsidR="00086958" w:rsidRPr="0060350E">
                <w:rPr>
                  <w:sz w:val="16"/>
                  <w:szCs w:val="16"/>
                  <w:rPrChange w:id="239" w:author="francisco javier gonzalez  garcia" w:date="2026-09-24T22:45:00Z">
                    <w:rPr/>
                  </w:rPrChange>
                </w:rPr>
                <w:t xml:space="preserve">Maximizar el tiempo que pasa entrenando a sus clientes y diseñando rutinas efectivas, automatizando la gestión administrativa (asistencia, cobros, </w:t>
              </w:r>
            </w:ins>
            <w:ins w:id="240" w:author="francisco javier gonzalez  garcia" w:date="2026-09-27T23:07:00Z">
              <w:r w:rsidR="0069347D" w:rsidRPr="0069347D">
                <w:rPr>
                  <w:sz w:val="16"/>
                  <w:szCs w:val="16"/>
                </w:rPr>
                <w:t>Calendarización</w:t>
              </w:r>
            </w:ins>
            <w:ins w:id="241" w:author="francisco javier gonzalez  garcia" w:date="2026-09-24T22:43:00Z">
              <w:r w:rsidR="00086958" w:rsidRPr="0060350E">
                <w:rPr>
                  <w:sz w:val="16"/>
                  <w:szCs w:val="16"/>
                  <w:rPrChange w:id="242" w:author="francisco javier gonzalez  garcia" w:date="2026-09-24T22:45:00Z">
                    <w:rPr/>
                  </w:rPrChange>
                </w:rPr>
                <w:t>) para hacer crecer su cartera de clientes sin saturarse.</w:t>
              </w:r>
            </w:ins>
          </w:p>
          <w:p w14:paraId="3C477210" w14:textId="77777777" w:rsidR="00086958" w:rsidRPr="0060350E" w:rsidRDefault="00086958" w:rsidP="00086958">
            <w:pPr>
              <w:spacing w:line="40" w:lineRule="atLeast"/>
              <w:rPr>
                <w:ins w:id="243" w:author="francisco javier gonzalez  garcia" w:date="2026-09-24T22:43:00Z"/>
                <w:sz w:val="16"/>
                <w:szCs w:val="16"/>
                <w:rPrChange w:id="244" w:author="francisco javier gonzalez  garcia" w:date="2026-09-24T22:44:00Z">
                  <w:rPr>
                    <w:ins w:id="245" w:author="francisco javier gonzalez  garcia" w:date="2026-09-24T22:43:00Z"/>
                  </w:rPr>
                </w:rPrChange>
              </w:rPr>
            </w:pPr>
            <w:ins w:id="246" w:author="francisco javier gonzalez  garcia" w:date="2026-09-24T22:43:00Z">
              <w:r w:rsidRPr="0060350E">
                <w:rPr>
                  <w:sz w:val="16"/>
                  <w:szCs w:val="16"/>
                  <w:rPrChange w:id="247" w:author="francisco javier gonzalez  garcia" w:date="2026-09-24T22:44:00Z">
                    <w:rPr/>
                  </w:rPrChange>
                </w:rPr>
                <w:t>Frustraciones:</w:t>
              </w:r>
            </w:ins>
          </w:p>
          <w:p w14:paraId="1BEF98B8" w14:textId="68D3F819" w:rsidR="00086958" w:rsidRPr="0060350E" w:rsidRDefault="0060350E">
            <w:pPr>
              <w:pStyle w:val="Prrafodelista"/>
              <w:numPr>
                <w:ilvl w:val="0"/>
                <w:numId w:val="17"/>
              </w:numPr>
              <w:spacing w:line="40" w:lineRule="atLeast"/>
              <w:ind w:left="92" w:hanging="92"/>
              <w:rPr>
                <w:ins w:id="248" w:author="francisco javier gonzalez  garcia" w:date="2026-09-24T22:43:00Z"/>
                <w:sz w:val="16"/>
                <w:szCs w:val="16"/>
                <w:rPrChange w:id="249" w:author="francisco javier gonzalez  garcia" w:date="2026-09-24T22:46:00Z">
                  <w:rPr>
                    <w:ins w:id="250" w:author="francisco javier gonzalez  garcia" w:date="2026-09-24T22:43:00Z"/>
                  </w:rPr>
                </w:rPrChange>
              </w:rPr>
              <w:pPrChange w:id="251" w:author="francisco javier gonzalez  garcia" w:date="2026-09-24T22:49:00Z">
                <w:pPr>
                  <w:spacing w:line="40" w:lineRule="atLeast"/>
                </w:pPr>
              </w:pPrChange>
            </w:pPr>
            <w:ins w:id="252" w:author="francisco javier gonzalez  garcia" w:date="2026-09-24T22:49:00Z">
              <w:r>
                <w:rPr>
                  <w:sz w:val="16"/>
                  <w:szCs w:val="16"/>
                </w:rPr>
                <w:t xml:space="preserve"> </w:t>
              </w:r>
            </w:ins>
            <w:ins w:id="253" w:author="francisco javier gonzalez  garcia" w:date="2026-09-24T22:43:00Z">
              <w:r w:rsidR="00086958" w:rsidRPr="0060350E">
                <w:rPr>
                  <w:sz w:val="16"/>
                  <w:szCs w:val="16"/>
                  <w:rPrChange w:id="254" w:author="francisco javier gonzalez  garcia" w:date="2026-09-24T22:46:00Z">
                    <w:rPr/>
                  </w:rPrChange>
                </w:rPr>
                <w:t>Perder tiempo en tareas repetitivas como enviar recordatorios manuales de pago o confirmar asistencia por WhatsApp.</w:t>
              </w:r>
            </w:ins>
          </w:p>
          <w:p w14:paraId="51C29A91" w14:textId="26E1CCCC" w:rsidR="00086958" w:rsidRPr="0060350E" w:rsidRDefault="0060350E">
            <w:pPr>
              <w:pStyle w:val="Prrafodelista"/>
              <w:numPr>
                <w:ilvl w:val="0"/>
                <w:numId w:val="17"/>
              </w:numPr>
              <w:spacing w:line="40" w:lineRule="atLeast"/>
              <w:ind w:left="92" w:hanging="92"/>
              <w:rPr>
                <w:ins w:id="255" w:author="francisco javier gonzalez  garcia" w:date="2026-09-24T22:43:00Z"/>
                <w:sz w:val="16"/>
                <w:szCs w:val="16"/>
                <w:rPrChange w:id="256" w:author="francisco javier gonzalez  garcia" w:date="2026-09-24T22:46:00Z">
                  <w:rPr>
                    <w:ins w:id="257" w:author="francisco javier gonzalez  garcia" w:date="2026-09-24T22:43:00Z"/>
                  </w:rPr>
                </w:rPrChange>
              </w:rPr>
              <w:pPrChange w:id="258" w:author="francisco javier gonzalez  garcia" w:date="2026-09-24T22:49:00Z">
                <w:pPr>
                  <w:spacing w:line="40" w:lineRule="atLeast"/>
                </w:pPr>
              </w:pPrChange>
            </w:pPr>
            <w:ins w:id="259" w:author="francisco javier gonzalez  garcia" w:date="2026-09-24T22:49:00Z">
              <w:r>
                <w:rPr>
                  <w:sz w:val="16"/>
                  <w:szCs w:val="16"/>
                </w:rPr>
                <w:t xml:space="preserve"> </w:t>
              </w:r>
            </w:ins>
            <w:ins w:id="260" w:author="francisco javier gonzalez  garcia" w:date="2026-09-24T22:43:00Z">
              <w:r w:rsidR="00086958" w:rsidRPr="0060350E">
                <w:rPr>
                  <w:sz w:val="16"/>
                  <w:szCs w:val="16"/>
                  <w:rPrChange w:id="261" w:author="francisco javier gonzalez  garcia" w:date="2026-09-24T22:46:00Z">
                    <w:rPr/>
                  </w:rPrChange>
                </w:rPr>
                <w:t>Falta de seguimiento centralizado del progreso de los alumnos (registros dispersos en notas de voz, papel o cuadernos).</w:t>
              </w:r>
            </w:ins>
          </w:p>
          <w:p w14:paraId="31B090B5" w14:textId="3F7A6F4C" w:rsidR="00086958" w:rsidRPr="0060350E" w:rsidRDefault="0060350E">
            <w:pPr>
              <w:pStyle w:val="Prrafodelista"/>
              <w:numPr>
                <w:ilvl w:val="0"/>
                <w:numId w:val="17"/>
              </w:numPr>
              <w:spacing w:line="40" w:lineRule="atLeast"/>
              <w:ind w:left="92" w:hanging="92"/>
              <w:rPr>
                <w:ins w:id="262" w:author="francisco javier gonzalez  garcia" w:date="2026-09-24T22:43:00Z"/>
                <w:sz w:val="16"/>
                <w:szCs w:val="16"/>
                <w:rPrChange w:id="263" w:author="francisco javier gonzalez  garcia" w:date="2026-09-24T22:46:00Z">
                  <w:rPr>
                    <w:ins w:id="264" w:author="francisco javier gonzalez  garcia" w:date="2026-09-24T22:43:00Z"/>
                  </w:rPr>
                </w:rPrChange>
              </w:rPr>
              <w:pPrChange w:id="265" w:author="francisco javier gonzalez  garcia" w:date="2026-09-24T22:49:00Z">
                <w:pPr>
                  <w:spacing w:line="40" w:lineRule="atLeast"/>
                </w:pPr>
              </w:pPrChange>
            </w:pPr>
            <w:ins w:id="266" w:author="francisco javier gonzalez  garcia" w:date="2026-09-24T22:49:00Z">
              <w:r>
                <w:rPr>
                  <w:sz w:val="16"/>
                  <w:szCs w:val="16"/>
                </w:rPr>
                <w:t xml:space="preserve"> </w:t>
              </w:r>
            </w:ins>
            <w:ins w:id="267" w:author="francisco javier gonzalez  garcia" w:date="2026-09-24T22:43:00Z">
              <w:r w:rsidR="00086958" w:rsidRPr="0060350E">
                <w:rPr>
                  <w:sz w:val="16"/>
                  <w:szCs w:val="16"/>
                  <w:rPrChange w:id="268" w:author="francisco javier gonzalez  garcia" w:date="2026-09-24T22:46:00Z">
                    <w:rPr/>
                  </w:rPrChange>
                </w:rPr>
                <w:t>Cancelaciones de último minuto que dejan huecos en su agenda y afectan sus ingresos.</w:t>
              </w:r>
            </w:ins>
          </w:p>
          <w:p w14:paraId="5DAC3609" w14:textId="397216EB" w:rsidR="00086958" w:rsidRPr="0060350E" w:rsidRDefault="0060350E">
            <w:pPr>
              <w:pStyle w:val="Prrafodelista"/>
              <w:numPr>
                <w:ilvl w:val="0"/>
                <w:numId w:val="17"/>
              </w:numPr>
              <w:spacing w:line="40" w:lineRule="atLeast"/>
              <w:ind w:left="92" w:hanging="92"/>
              <w:rPr>
                <w:ins w:id="269" w:author="francisco javier gonzalez  garcia" w:date="2026-09-24T22:43:00Z"/>
                <w:sz w:val="16"/>
                <w:szCs w:val="16"/>
                <w:rPrChange w:id="270" w:author="francisco javier gonzalez  garcia" w:date="2026-09-24T22:48:00Z">
                  <w:rPr>
                    <w:ins w:id="271" w:author="francisco javier gonzalez  garcia" w:date="2026-09-24T22:43:00Z"/>
                  </w:rPr>
                </w:rPrChange>
              </w:rPr>
              <w:pPrChange w:id="272" w:author="francisco javier gonzalez  garcia" w:date="2026-09-24T22:48:00Z">
                <w:pPr>
                  <w:spacing w:line="40" w:lineRule="atLeast"/>
                </w:pPr>
              </w:pPrChange>
            </w:pPr>
            <w:ins w:id="273" w:author="francisco javier gonzalez  garcia" w:date="2026-09-24T22:48:00Z">
              <w:r>
                <w:rPr>
                  <w:sz w:val="16"/>
                  <w:szCs w:val="16"/>
                </w:rPr>
                <w:t xml:space="preserve"> </w:t>
              </w:r>
            </w:ins>
            <w:ins w:id="274" w:author="francisco javier gonzalez  garcia" w:date="2026-09-24T22:43:00Z">
              <w:r w:rsidR="00086958" w:rsidRPr="0060350E">
                <w:rPr>
                  <w:sz w:val="16"/>
                  <w:szCs w:val="16"/>
                  <w:rPrChange w:id="275" w:author="francisco javier gonzalez  garcia" w:date="2026-09-24T22:48:00Z">
                    <w:rPr/>
                  </w:rPrChange>
                </w:rPr>
                <w:t>Plataformas complejas que requieren demasiados clics para crear o modificar una rutina de ejercicios rápida.</w:t>
              </w:r>
            </w:ins>
          </w:p>
          <w:p w14:paraId="32A1DFA5" w14:textId="77777777" w:rsidR="00086958" w:rsidRPr="0060350E" w:rsidRDefault="00086958" w:rsidP="00086958">
            <w:pPr>
              <w:spacing w:line="40" w:lineRule="atLeast"/>
              <w:rPr>
                <w:ins w:id="276" w:author="francisco javier gonzalez  garcia" w:date="2026-09-24T22:43:00Z"/>
                <w:sz w:val="16"/>
                <w:szCs w:val="16"/>
                <w:rPrChange w:id="277" w:author="francisco javier gonzalez  garcia" w:date="2026-09-24T22:44:00Z">
                  <w:rPr>
                    <w:ins w:id="278" w:author="francisco javier gonzalez  garcia" w:date="2026-09-24T22:43:00Z"/>
                  </w:rPr>
                </w:rPrChange>
              </w:rPr>
            </w:pPr>
            <w:ins w:id="279" w:author="francisco javier gonzalez  garcia" w:date="2026-09-24T22:43:00Z">
              <w:r w:rsidRPr="0060350E">
                <w:rPr>
                  <w:sz w:val="16"/>
                  <w:szCs w:val="16"/>
                  <w:rPrChange w:id="280" w:author="francisco javier gonzalez  garcia" w:date="2026-09-24T22:44:00Z">
                    <w:rPr/>
                  </w:rPrChange>
                </w:rPr>
                <w:t>Necesidades digitales:</w:t>
              </w:r>
            </w:ins>
          </w:p>
          <w:p w14:paraId="070D97C2" w14:textId="1D94B3FD" w:rsidR="00086958" w:rsidRPr="0060350E" w:rsidRDefault="00086958">
            <w:pPr>
              <w:spacing w:line="40" w:lineRule="atLeast"/>
              <w:ind w:left="92" w:hanging="92"/>
              <w:rPr>
                <w:ins w:id="281" w:author="francisco javier gonzalez  garcia" w:date="2026-09-24T22:43:00Z"/>
                <w:sz w:val="16"/>
                <w:szCs w:val="16"/>
                <w:rPrChange w:id="282" w:author="francisco javier gonzalez  garcia" w:date="2026-09-24T22:44:00Z">
                  <w:rPr>
                    <w:ins w:id="283" w:author="francisco javier gonzalez  garcia" w:date="2026-09-24T22:43:00Z"/>
                  </w:rPr>
                </w:rPrChange>
              </w:rPr>
              <w:pPrChange w:id="284" w:author="francisco javier gonzalez  garcia" w:date="2026-09-24T22:49:00Z">
                <w:pPr>
                  <w:spacing w:line="40" w:lineRule="atLeast"/>
                </w:pPr>
              </w:pPrChange>
            </w:pPr>
            <w:ins w:id="285" w:author="francisco javier gonzalez  garcia" w:date="2026-09-24T22:43:00Z">
              <w:r w:rsidRPr="0060350E">
                <w:rPr>
                  <w:sz w:val="16"/>
                  <w:szCs w:val="16"/>
                  <w:rPrChange w:id="286" w:author="francisco javier gonzalez  garcia" w:date="2026-09-24T22:44:00Z">
                    <w:rPr/>
                  </w:rPrChange>
                </w:rPr>
                <w:t>•</w:t>
              </w:r>
            </w:ins>
            <w:ins w:id="287" w:author="francisco javier gonzalez  garcia" w:date="2026-09-24T22:48:00Z">
              <w:r w:rsidR="0060350E">
                <w:rPr>
                  <w:sz w:val="16"/>
                  <w:szCs w:val="16"/>
                </w:rPr>
                <w:t xml:space="preserve"> </w:t>
              </w:r>
            </w:ins>
            <w:ins w:id="288" w:author="francisco javier gonzalez  garcia" w:date="2026-09-24T22:43:00Z">
              <w:r w:rsidRPr="0060350E">
                <w:rPr>
                  <w:sz w:val="16"/>
                  <w:szCs w:val="16"/>
                  <w:rPrChange w:id="289" w:author="francisco javier gonzalez  garcia" w:date="2026-09-24T22:44:00Z">
                    <w:rPr/>
                  </w:rPrChange>
                </w:rPr>
                <w:t xml:space="preserve">Constructor interactivo de rutinas: Interfaz ágil para asignar, duplicar y personalizar planes de entrenamiento visuales (con videos o </w:t>
              </w:r>
              <w:proofErr w:type="spellStart"/>
              <w:r w:rsidRPr="0060350E">
                <w:rPr>
                  <w:sz w:val="16"/>
                  <w:szCs w:val="16"/>
                  <w:rPrChange w:id="290" w:author="francisco javier gonzalez  garcia" w:date="2026-09-24T22:44:00Z">
                    <w:rPr/>
                  </w:rPrChange>
                </w:rPr>
                <w:t>GIFs</w:t>
              </w:r>
              <w:proofErr w:type="spellEnd"/>
              <w:r w:rsidRPr="0060350E">
                <w:rPr>
                  <w:sz w:val="16"/>
                  <w:szCs w:val="16"/>
                  <w:rPrChange w:id="291" w:author="francisco javier gonzalez  garcia" w:date="2026-09-24T22:44:00Z">
                    <w:rPr/>
                  </w:rPrChange>
                </w:rPr>
                <w:t xml:space="preserve"> de técnica).</w:t>
              </w:r>
            </w:ins>
          </w:p>
          <w:p w14:paraId="2F83A6A6" w14:textId="379B71EB" w:rsidR="00086958" w:rsidRPr="0060350E" w:rsidRDefault="00086958">
            <w:pPr>
              <w:spacing w:line="40" w:lineRule="atLeast"/>
              <w:ind w:left="92" w:hanging="92"/>
              <w:rPr>
                <w:ins w:id="292" w:author="francisco javier gonzalez  garcia" w:date="2026-09-24T22:43:00Z"/>
                <w:sz w:val="16"/>
                <w:szCs w:val="16"/>
                <w:rPrChange w:id="293" w:author="francisco javier gonzalez  garcia" w:date="2026-09-24T22:44:00Z">
                  <w:rPr>
                    <w:ins w:id="294" w:author="francisco javier gonzalez  garcia" w:date="2026-09-24T22:43:00Z"/>
                  </w:rPr>
                </w:rPrChange>
              </w:rPr>
              <w:pPrChange w:id="295" w:author="francisco javier gonzalez  garcia" w:date="2026-09-24T22:49:00Z">
                <w:pPr>
                  <w:spacing w:line="40" w:lineRule="atLeast"/>
                </w:pPr>
              </w:pPrChange>
            </w:pPr>
            <w:ins w:id="296" w:author="francisco javier gonzalez  garcia" w:date="2026-09-24T22:43:00Z">
              <w:r w:rsidRPr="0060350E">
                <w:rPr>
                  <w:sz w:val="16"/>
                  <w:szCs w:val="16"/>
                  <w:rPrChange w:id="297" w:author="francisco javier gonzalez  garcia" w:date="2026-09-24T22:44:00Z">
                    <w:rPr/>
                  </w:rPrChange>
                </w:rPr>
                <w:t>•</w:t>
              </w:r>
            </w:ins>
            <w:ins w:id="298" w:author="francisco javier gonzalez  garcia" w:date="2026-09-24T22:48:00Z">
              <w:r w:rsidR="0060350E">
                <w:rPr>
                  <w:sz w:val="16"/>
                  <w:szCs w:val="16"/>
                </w:rPr>
                <w:t xml:space="preserve"> </w:t>
              </w:r>
            </w:ins>
            <w:ins w:id="299" w:author="francisco javier gonzalez  garcia" w:date="2026-09-24T22:43:00Z">
              <w:r w:rsidRPr="0060350E">
                <w:rPr>
                  <w:sz w:val="16"/>
                  <w:szCs w:val="16"/>
                  <w:rPrChange w:id="300" w:author="francisco javier gonzalez  garcia" w:date="2026-09-24T22:44:00Z">
                    <w:rPr/>
                  </w:rPrChange>
                </w:rPr>
                <w:t>Calendario y agenda centralizada:</w:t>
              </w:r>
            </w:ins>
            <w:ins w:id="301" w:author="francisco javier gonzalez  garcia" w:date="2026-09-24T22:49:00Z">
              <w:r w:rsidR="0060350E">
                <w:rPr>
                  <w:sz w:val="16"/>
                  <w:szCs w:val="16"/>
                </w:rPr>
                <w:t xml:space="preserve"> </w:t>
              </w:r>
            </w:ins>
            <w:ins w:id="302" w:author="francisco javier gonzalez  garcia" w:date="2026-09-24T22:43:00Z">
              <w:r w:rsidRPr="0060350E">
                <w:rPr>
                  <w:sz w:val="16"/>
                  <w:szCs w:val="16"/>
                  <w:rPrChange w:id="303" w:author="francisco javier gonzalez  garcia" w:date="2026-09-24T22:44:00Z">
                    <w:rPr/>
                  </w:rPrChange>
                </w:rPr>
                <w:t>Visibilidad clara de sus clases presenciales/online, estado de asistencia y cupos disponibles.</w:t>
              </w:r>
            </w:ins>
          </w:p>
          <w:p w14:paraId="689CF87B" w14:textId="118B7AEC" w:rsidR="00086958" w:rsidRPr="0060350E" w:rsidRDefault="00086958">
            <w:pPr>
              <w:spacing w:line="40" w:lineRule="atLeast"/>
              <w:ind w:left="92" w:hanging="92"/>
              <w:rPr>
                <w:ins w:id="304" w:author="francisco javier gonzalez  garcia" w:date="2026-09-24T22:43:00Z"/>
                <w:sz w:val="16"/>
                <w:szCs w:val="16"/>
                <w:rPrChange w:id="305" w:author="francisco javier gonzalez  garcia" w:date="2026-09-24T22:44:00Z">
                  <w:rPr>
                    <w:ins w:id="306" w:author="francisco javier gonzalez  garcia" w:date="2026-09-24T22:43:00Z"/>
                  </w:rPr>
                </w:rPrChange>
              </w:rPr>
              <w:pPrChange w:id="307" w:author="francisco javier gonzalez  garcia" w:date="2026-09-24T22:49:00Z">
                <w:pPr>
                  <w:spacing w:line="40" w:lineRule="atLeast"/>
                </w:pPr>
              </w:pPrChange>
            </w:pPr>
            <w:ins w:id="308" w:author="francisco javier gonzalez  garcia" w:date="2026-09-24T22:43:00Z">
              <w:r w:rsidRPr="0060350E">
                <w:rPr>
                  <w:sz w:val="16"/>
                  <w:szCs w:val="16"/>
                  <w:rPrChange w:id="309" w:author="francisco javier gonzalez  garcia" w:date="2026-09-24T22:44:00Z">
                    <w:rPr/>
                  </w:rPrChange>
                </w:rPr>
                <w:t>•</w:t>
              </w:r>
            </w:ins>
            <w:ins w:id="310" w:author="francisco javier gonzalez  garcia" w:date="2026-09-24T22:48:00Z">
              <w:r w:rsidR="0060350E">
                <w:rPr>
                  <w:sz w:val="16"/>
                  <w:szCs w:val="16"/>
                </w:rPr>
                <w:t xml:space="preserve"> </w:t>
              </w:r>
            </w:ins>
            <w:ins w:id="311" w:author="francisco javier gonzalez  garcia" w:date="2026-09-24T22:43:00Z">
              <w:r w:rsidRPr="0060350E">
                <w:rPr>
                  <w:sz w:val="16"/>
                  <w:szCs w:val="16"/>
                  <w:rPrChange w:id="312" w:author="francisco javier gonzalez  garcia" w:date="2026-09-24T22:44:00Z">
                    <w:rPr/>
                  </w:rPrChange>
                </w:rPr>
                <w:t>Panel de progreso del usuario: Visualización gráfica del rendimiento y evolución de cada atleta o cliente.</w:t>
              </w:r>
            </w:ins>
          </w:p>
          <w:p w14:paraId="68F58024" w14:textId="2EF75C05" w:rsidR="00086958" w:rsidRPr="0060350E" w:rsidRDefault="00086958">
            <w:pPr>
              <w:spacing w:line="40" w:lineRule="atLeast"/>
              <w:ind w:left="92" w:hanging="92"/>
              <w:rPr>
                <w:ins w:id="313" w:author="francisco javier gonzalez  garcia" w:date="2026-09-24T22:43:00Z"/>
                <w:sz w:val="16"/>
                <w:szCs w:val="16"/>
                <w:rPrChange w:id="314" w:author="francisco javier gonzalez  garcia" w:date="2026-09-24T22:44:00Z">
                  <w:rPr>
                    <w:ins w:id="315" w:author="francisco javier gonzalez  garcia" w:date="2026-09-24T22:43:00Z"/>
                  </w:rPr>
                </w:rPrChange>
              </w:rPr>
              <w:pPrChange w:id="316" w:author="francisco javier gonzalez  garcia" w:date="2026-09-24T23:01:00Z">
                <w:pPr>
                  <w:spacing w:line="40" w:lineRule="atLeast"/>
                </w:pPr>
              </w:pPrChange>
            </w:pPr>
            <w:ins w:id="317" w:author="francisco javier gonzalez  garcia" w:date="2026-09-24T22:43:00Z">
              <w:r w:rsidRPr="0060350E">
                <w:rPr>
                  <w:sz w:val="16"/>
                  <w:szCs w:val="16"/>
                  <w:rPrChange w:id="318" w:author="francisco javier gonzalez  garcia" w:date="2026-09-24T22:44:00Z">
                    <w:rPr/>
                  </w:rPrChange>
                </w:rPr>
                <w:t>•</w:t>
              </w:r>
            </w:ins>
            <w:ins w:id="319" w:author="francisco javier gonzalez  garcia" w:date="2026-09-24T22:48:00Z">
              <w:r w:rsidR="0060350E">
                <w:rPr>
                  <w:sz w:val="16"/>
                  <w:szCs w:val="16"/>
                </w:rPr>
                <w:t xml:space="preserve"> </w:t>
              </w:r>
            </w:ins>
            <w:ins w:id="320" w:author="francisco javier gonzalez  garcia" w:date="2026-09-24T22:43:00Z">
              <w:r w:rsidRPr="0060350E">
                <w:rPr>
                  <w:sz w:val="16"/>
                  <w:szCs w:val="16"/>
                  <w:rPrChange w:id="321" w:author="francisco javier gonzalez  garcia" w:date="2026-09-24T22:44:00Z">
                    <w:rPr/>
                  </w:rPrChange>
                </w:rPr>
                <w:t>Notificaciones automáticas: Alertas para recordatorio de citas, vencimiento de membresías y registro de actividad del alumno.</w:t>
              </w:r>
            </w:ins>
          </w:p>
          <w:p w14:paraId="544058ED" w14:textId="2D41CFC7" w:rsidR="00086958" w:rsidRDefault="00086958" w:rsidP="00086958">
            <w:pPr>
              <w:spacing w:line="40" w:lineRule="atLeast"/>
              <w:rPr>
                <w:ins w:id="322" w:author="francisco javier gonzalez  garcia" w:date="2026-09-24T22:40:00Z"/>
              </w:rPr>
            </w:pPr>
            <w:ins w:id="323" w:author="francisco javier gonzalez  garcia" w:date="2026-09-24T22:43:00Z">
              <w:r w:rsidRPr="0060350E">
                <w:rPr>
                  <w:sz w:val="16"/>
                  <w:szCs w:val="16"/>
                  <w:rPrChange w:id="324" w:author="francisco javier gonzalez  garcia" w:date="2026-09-24T22:44:00Z">
                    <w:rPr/>
                  </w:rPrChange>
                </w:rPr>
                <w:t>Motivación de uso: Proyectar una imagen profesional y organizada que genere confianza en sus alumnos, optimizar su tiempo diario y contar con una herramienta móvil confiable que funcione sin fricción dentro del ambiente del gimnasio.</w:t>
              </w:r>
            </w:ins>
          </w:p>
        </w:tc>
        <w:tc>
          <w:tcPr>
            <w:tcW w:w="3167" w:type="dxa"/>
            <w:tcPrChange w:id="325" w:author="francisco javier gonzalez  garcia" w:date="2026-09-24T22:41:00Z">
              <w:tcPr>
                <w:tcW w:w="3167" w:type="dxa"/>
              </w:tcPr>
            </w:tcPrChange>
          </w:tcPr>
          <w:p w14:paraId="39CB2D9D" w14:textId="72EFAA6E" w:rsidR="0060350E" w:rsidRPr="0060350E" w:rsidRDefault="0060350E">
            <w:pPr>
              <w:spacing w:line="40" w:lineRule="atLeast"/>
              <w:rPr>
                <w:ins w:id="326" w:author="francisco javier gonzalez  garcia" w:date="2026-09-24T22:52:00Z"/>
                <w:sz w:val="16"/>
                <w:szCs w:val="16"/>
                <w:rPrChange w:id="327" w:author="francisco javier gonzalez  garcia" w:date="2026-09-24T22:52:00Z">
                  <w:rPr>
                    <w:ins w:id="328" w:author="francisco javier gonzalez  garcia" w:date="2026-09-24T22:52:00Z"/>
                  </w:rPr>
                </w:rPrChange>
              </w:rPr>
            </w:pPr>
            <w:ins w:id="329" w:author="francisco javier gonzalez  garcia" w:date="2026-09-24T22:52:00Z">
              <w:r w:rsidRPr="0060350E">
                <w:rPr>
                  <w:sz w:val="16"/>
                  <w:szCs w:val="16"/>
                  <w:rPrChange w:id="330" w:author="francisco javier gonzalez  garcia" w:date="2026-09-24T22:52:00Z">
                    <w:rPr/>
                  </w:rPrChange>
                </w:rPr>
                <w:t>Nombre ficticio: Valeria Ríos</w:t>
              </w:r>
            </w:ins>
          </w:p>
          <w:p w14:paraId="4F6AAECF" w14:textId="6F6A44E7" w:rsidR="0060350E" w:rsidRPr="0060350E" w:rsidRDefault="0060350E">
            <w:pPr>
              <w:spacing w:line="40" w:lineRule="atLeast"/>
              <w:rPr>
                <w:ins w:id="331" w:author="francisco javier gonzalez  garcia" w:date="2026-09-24T22:52:00Z"/>
                <w:sz w:val="16"/>
                <w:szCs w:val="16"/>
                <w:rPrChange w:id="332" w:author="francisco javier gonzalez  garcia" w:date="2026-09-24T22:52:00Z">
                  <w:rPr>
                    <w:ins w:id="333" w:author="francisco javier gonzalez  garcia" w:date="2026-09-24T22:52:00Z"/>
                  </w:rPr>
                </w:rPrChange>
              </w:rPr>
            </w:pPr>
            <w:ins w:id="334" w:author="francisco javier gonzalez  garcia" w:date="2026-09-24T22:52:00Z">
              <w:r w:rsidRPr="0060350E">
                <w:rPr>
                  <w:sz w:val="16"/>
                  <w:szCs w:val="16"/>
                  <w:rPrChange w:id="335" w:author="francisco javier gonzalez  garcia" w:date="2026-09-24T22:52:00Z">
                    <w:rPr/>
                  </w:rPrChange>
                </w:rPr>
                <w:t>Edad: 42 años</w:t>
              </w:r>
            </w:ins>
          </w:p>
          <w:p w14:paraId="6BB5B949" w14:textId="02A4EF79" w:rsidR="0060350E" w:rsidRPr="0060350E" w:rsidRDefault="0060350E">
            <w:pPr>
              <w:spacing w:line="40" w:lineRule="atLeast"/>
              <w:rPr>
                <w:ins w:id="336" w:author="francisco javier gonzalez  garcia" w:date="2026-09-24T22:52:00Z"/>
                <w:sz w:val="16"/>
                <w:szCs w:val="16"/>
                <w:rPrChange w:id="337" w:author="francisco javier gonzalez  garcia" w:date="2026-09-24T22:52:00Z">
                  <w:rPr>
                    <w:ins w:id="338" w:author="francisco javier gonzalez  garcia" w:date="2026-09-24T22:52:00Z"/>
                  </w:rPr>
                </w:rPrChange>
              </w:rPr>
            </w:pPr>
            <w:ins w:id="339" w:author="francisco javier gonzalez  garcia" w:date="2026-09-24T22:52:00Z">
              <w:r w:rsidRPr="0060350E">
                <w:rPr>
                  <w:sz w:val="16"/>
                  <w:szCs w:val="16"/>
                  <w:rPrChange w:id="340" w:author="francisco javier gonzalez  garcia" w:date="2026-09-24T22:52:00Z">
                    <w:rPr/>
                  </w:rPrChange>
                </w:rPr>
                <w:t>Rol: Administradora General del Gimnasio</w:t>
              </w:r>
            </w:ins>
          </w:p>
          <w:p w14:paraId="418789EC" w14:textId="43D92058" w:rsidR="0060350E" w:rsidRPr="0060350E" w:rsidRDefault="0060350E">
            <w:pPr>
              <w:spacing w:line="40" w:lineRule="atLeast"/>
              <w:rPr>
                <w:ins w:id="341" w:author="francisco javier gonzalez  garcia" w:date="2026-09-24T22:52:00Z"/>
                <w:sz w:val="16"/>
                <w:szCs w:val="16"/>
                <w:rPrChange w:id="342" w:author="francisco javier gonzalez  garcia" w:date="2026-09-24T22:52:00Z">
                  <w:rPr>
                    <w:ins w:id="343" w:author="francisco javier gonzalez  garcia" w:date="2026-09-24T22:52:00Z"/>
                  </w:rPr>
                </w:rPrChange>
              </w:rPr>
            </w:pPr>
            <w:ins w:id="344" w:author="francisco javier gonzalez  garcia" w:date="2026-09-24T22:52:00Z">
              <w:r w:rsidRPr="0060350E">
                <w:rPr>
                  <w:sz w:val="16"/>
                  <w:szCs w:val="16"/>
                  <w:rPrChange w:id="345" w:author="francisco javier gonzalez  garcia" w:date="2026-09-24T22:52:00Z">
                    <w:rPr/>
                  </w:rPrChange>
                </w:rPr>
                <w:t xml:space="preserve">Nivel tecnológico: Intermedio (Maneja </w:t>
              </w:r>
            </w:ins>
            <w:ins w:id="346" w:author="francisco javier gonzalez  garcia" w:date="2026-09-24T22:56:00Z">
              <w:r w:rsidR="004D44D5">
                <w:rPr>
                  <w:sz w:val="16"/>
                  <w:szCs w:val="16"/>
                </w:rPr>
                <w:t>email</w:t>
              </w:r>
            </w:ins>
            <w:ins w:id="347" w:author="francisco javier gonzalez  garcia" w:date="2026-09-24T22:52:00Z">
              <w:r w:rsidRPr="0060350E">
                <w:rPr>
                  <w:sz w:val="16"/>
                  <w:szCs w:val="16"/>
                  <w:rPrChange w:id="348" w:author="francisco javier gonzalez  garcia" w:date="2026-09-24T22:52:00Z">
                    <w:rPr/>
                  </w:rPrChange>
                </w:rPr>
                <w:t xml:space="preserve">, </w:t>
              </w:r>
            </w:ins>
            <w:ins w:id="349" w:author="francisco javier gonzalez  garcia" w:date="2026-09-24T22:56:00Z">
              <w:r w:rsidR="004D44D5">
                <w:rPr>
                  <w:sz w:val="16"/>
                  <w:szCs w:val="16"/>
                </w:rPr>
                <w:t>MS-Excel</w:t>
              </w:r>
            </w:ins>
            <w:ins w:id="350" w:author="francisco javier gonzalez  garcia" w:date="2026-09-24T22:52:00Z">
              <w:r w:rsidRPr="0060350E">
                <w:rPr>
                  <w:sz w:val="16"/>
                  <w:szCs w:val="16"/>
                  <w:rPrChange w:id="351" w:author="francisco javier gonzalez  garcia" w:date="2026-09-24T22:52:00Z">
                    <w:rPr/>
                  </w:rPrChange>
                </w:rPr>
                <w:t>, Punto de Venta básicos</w:t>
              </w:r>
            </w:ins>
            <w:ins w:id="352" w:author="francisco javier gonzalez  garcia" w:date="2026-09-24T22:57:00Z">
              <w:r w:rsidR="004D44D5">
                <w:rPr>
                  <w:sz w:val="16"/>
                  <w:szCs w:val="16"/>
                </w:rPr>
                <w:t>,</w:t>
              </w:r>
            </w:ins>
            <w:ins w:id="353" w:author="francisco javier gonzalez  garcia" w:date="2026-09-24T22:52:00Z">
              <w:r w:rsidRPr="0060350E">
                <w:rPr>
                  <w:sz w:val="16"/>
                  <w:szCs w:val="16"/>
                  <w:rPrChange w:id="354" w:author="francisco javier gonzalez  garcia" w:date="2026-09-24T22:52:00Z">
                    <w:rPr/>
                  </w:rPrChange>
                </w:rPr>
                <w:t xml:space="preserve"> banca en línea; prefiere interfaces limpias y directas sin jerga técnica compleja).</w:t>
              </w:r>
            </w:ins>
          </w:p>
          <w:p w14:paraId="61975ABF" w14:textId="4F8CBE6E" w:rsidR="0060350E" w:rsidRPr="0060350E" w:rsidRDefault="0060350E">
            <w:pPr>
              <w:spacing w:line="40" w:lineRule="atLeast"/>
              <w:rPr>
                <w:ins w:id="355" w:author="francisco javier gonzalez  garcia" w:date="2026-09-24T22:52:00Z"/>
                <w:sz w:val="16"/>
                <w:szCs w:val="16"/>
                <w:rPrChange w:id="356" w:author="francisco javier gonzalez  garcia" w:date="2026-09-24T22:52:00Z">
                  <w:rPr>
                    <w:ins w:id="357" w:author="francisco javier gonzalez  garcia" w:date="2026-09-24T22:52:00Z"/>
                  </w:rPr>
                </w:rPrChange>
              </w:rPr>
            </w:pPr>
            <w:ins w:id="358" w:author="francisco javier gonzalez  garcia" w:date="2026-09-24T22:52:00Z">
              <w:r w:rsidRPr="0060350E">
                <w:rPr>
                  <w:sz w:val="16"/>
                  <w:szCs w:val="16"/>
                  <w:rPrChange w:id="359" w:author="francisco javier gonzalez  garcia" w:date="2026-09-24T22:52:00Z">
                    <w:rPr/>
                  </w:rPrChange>
                </w:rPr>
                <w:t>Objetivo principal:</w:t>
              </w:r>
            </w:ins>
          </w:p>
          <w:p w14:paraId="2689290B" w14:textId="6572664A" w:rsidR="0060350E" w:rsidRPr="004D44D5" w:rsidRDefault="0060350E">
            <w:pPr>
              <w:pStyle w:val="Prrafodelista"/>
              <w:numPr>
                <w:ilvl w:val="0"/>
                <w:numId w:val="18"/>
              </w:numPr>
              <w:spacing w:line="40" w:lineRule="atLeast"/>
              <w:ind w:left="193" w:hanging="193"/>
              <w:rPr>
                <w:ins w:id="360" w:author="francisco javier gonzalez  garcia" w:date="2026-09-24T22:52:00Z"/>
                <w:sz w:val="16"/>
                <w:szCs w:val="16"/>
                <w:rPrChange w:id="361" w:author="francisco javier gonzalez  garcia" w:date="2026-09-24T22:58:00Z">
                  <w:rPr>
                    <w:ins w:id="362" w:author="francisco javier gonzalez  garcia" w:date="2026-09-24T22:52:00Z"/>
                  </w:rPr>
                </w:rPrChange>
              </w:rPr>
              <w:pPrChange w:id="363" w:author="francisco javier gonzalez  garcia" w:date="2026-09-24T22:58:00Z">
                <w:pPr>
                  <w:spacing w:line="40" w:lineRule="atLeast"/>
                </w:pPr>
              </w:pPrChange>
            </w:pPr>
            <w:ins w:id="364" w:author="francisco javier gonzalez  garcia" w:date="2026-09-24T22:52:00Z">
              <w:r w:rsidRPr="004D44D5">
                <w:rPr>
                  <w:sz w:val="16"/>
                  <w:szCs w:val="16"/>
                  <w:rPrChange w:id="365" w:author="francisco javier gonzalez  garcia" w:date="2026-09-24T22:58:00Z">
                    <w:rPr/>
                  </w:rPrChange>
                </w:rPr>
                <w:t>Mantener la rentabilidad y operatividad óptima del gimnasio mediante el control eficiente de membresías, retención de clientes, supervisión del personal (entrenadores y recepción) y la toma de decisiones basada en métricas financieras claras.</w:t>
              </w:r>
            </w:ins>
          </w:p>
          <w:p w14:paraId="2F363A76" w14:textId="70CB0709" w:rsidR="0060350E" w:rsidRPr="0060350E" w:rsidRDefault="0060350E">
            <w:pPr>
              <w:spacing w:line="40" w:lineRule="atLeast"/>
              <w:rPr>
                <w:ins w:id="366" w:author="francisco javier gonzalez  garcia" w:date="2026-09-24T22:52:00Z"/>
                <w:sz w:val="16"/>
                <w:szCs w:val="16"/>
                <w:rPrChange w:id="367" w:author="francisco javier gonzalez  garcia" w:date="2026-09-24T22:52:00Z">
                  <w:rPr>
                    <w:ins w:id="368" w:author="francisco javier gonzalez  garcia" w:date="2026-09-24T22:52:00Z"/>
                  </w:rPr>
                </w:rPrChange>
              </w:rPr>
            </w:pPr>
            <w:ins w:id="369" w:author="francisco javier gonzalez  garcia" w:date="2026-09-24T22:52:00Z">
              <w:r w:rsidRPr="0060350E">
                <w:rPr>
                  <w:sz w:val="16"/>
                  <w:szCs w:val="16"/>
                  <w:rPrChange w:id="370" w:author="francisco javier gonzalez  garcia" w:date="2026-09-24T22:52:00Z">
                    <w:rPr/>
                  </w:rPrChange>
                </w:rPr>
                <w:t>Frustraciones:</w:t>
              </w:r>
            </w:ins>
          </w:p>
          <w:p w14:paraId="5E6A5CB3" w14:textId="37D9E286" w:rsidR="0060350E" w:rsidRPr="004D44D5" w:rsidRDefault="0060350E">
            <w:pPr>
              <w:pStyle w:val="Prrafodelista"/>
              <w:numPr>
                <w:ilvl w:val="0"/>
                <w:numId w:val="18"/>
              </w:numPr>
              <w:spacing w:line="40" w:lineRule="atLeast"/>
              <w:ind w:left="193" w:hanging="142"/>
              <w:rPr>
                <w:ins w:id="371" w:author="francisco javier gonzalez  garcia" w:date="2026-09-24T22:52:00Z"/>
                <w:sz w:val="16"/>
                <w:szCs w:val="16"/>
                <w:rPrChange w:id="372" w:author="francisco javier gonzalez  garcia" w:date="2026-09-24T22:59:00Z">
                  <w:rPr>
                    <w:ins w:id="373" w:author="francisco javier gonzalez  garcia" w:date="2026-09-24T22:52:00Z"/>
                  </w:rPr>
                </w:rPrChange>
              </w:rPr>
              <w:pPrChange w:id="374" w:author="francisco javier gonzalez  garcia" w:date="2026-09-24T22:59:00Z">
                <w:pPr>
                  <w:spacing w:line="40" w:lineRule="atLeast"/>
                </w:pPr>
              </w:pPrChange>
            </w:pPr>
            <w:ins w:id="375" w:author="francisco javier gonzalez  garcia" w:date="2026-09-24T22:52:00Z">
              <w:r w:rsidRPr="004D44D5">
                <w:rPr>
                  <w:sz w:val="16"/>
                  <w:szCs w:val="16"/>
                  <w:rPrChange w:id="376" w:author="francisco javier gonzalez  garcia" w:date="2026-09-24T22:59:00Z">
                    <w:rPr/>
                  </w:rPrChange>
                </w:rPr>
                <w:t>Alta tasa de deserción de socios sin conocer los motivos reales ni tener mecanismos automatizados para reengancharlos.</w:t>
              </w:r>
            </w:ins>
          </w:p>
          <w:p w14:paraId="29DDF3AE" w14:textId="3CD40B11" w:rsidR="0060350E" w:rsidRPr="004D44D5" w:rsidRDefault="0060350E">
            <w:pPr>
              <w:pStyle w:val="Prrafodelista"/>
              <w:numPr>
                <w:ilvl w:val="0"/>
                <w:numId w:val="18"/>
              </w:numPr>
              <w:spacing w:line="40" w:lineRule="atLeast"/>
              <w:ind w:left="193" w:hanging="142"/>
              <w:rPr>
                <w:ins w:id="377" w:author="francisco javier gonzalez  garcia" w:date="2026-09-24T22:52:00Z"/>
                <w:sz w:val="16"/>
                <w:szCs w:val="16"/>
                <w:rPrChange w:id="378" w:author="francisco javier gonzalez  garcia" w:date="2026-09-24T22:59:00Z">
                  <w:rPr>
                    <w:ins w:id="379" w:author="francisco javier gonzalez  garcia" w:date="2026-09-24T22:52:00Z"/>
                  </w:rPr>
                </w:rPrChange>
              </w:rPr>
              <w:pPrChange w:id="380" w:author="francisco javier gonzalez  garcia" w:date="2026-09-24T22:59:00Z">
                <w:pPr>
                  <w:spacing w:line="40" w:lineRule="atLeast"/>
                </w:pPr>
              </w:pPrChange>
            </w:pPr>
            <w:ins w:id="381" w:author="francisco javier gonzalez  garcia" w:date="2026-09-24T22:52:00Z">
              <w:r w:rsidRPr="004D44D5">
                <w:rPr>
                  <w:sz w:val="16"/>
                  <w:szCs w:val="16"/>
                  <w:rPrChange w:id="382" w:author="francisco javier gonzalez  garcia" w:date="2026-09-24T22:59:00Z">
                    <w:rPr/>
                  </w:rPrChange>
                </w:rPr>
                <w:t>Reportes financieros y de ingresos desactualizados o dispersos en múltiples archivos de Excel.</w:t>
              </w:r>
            </w:ins>
          </w:p>
          <w:p w14:paraId="473CB1B5" w14:textId="2DB96398" w:rsidR="0060350E" w:rsidRPr="004D44D5" w:rsidRDefault="0060350E">
            <w:pPr>
              <w:pStyle w:val="Prrafodelista"/>
              <w:numPr>
                <w:ilvl w:val="0"/>
                <w:numId w:val="18"/>
              </w:numPr>
              <w:spacing w:line="40" w:lineRule="atLeast"/>
              <w:ind w:left="193" w:hanging="142"/>
              <w:rPr>
                <w:ins w:id="383" w:author="francisco javier gonzalez  garcia" w:date="2026-09-24T22:52:00Z"/>
                <w:sz w:val="16"/>
                <w:szCs w:val="16"/>
                <w:rPrChange w:id="384" w:author="francisco javier gonzalez  garcia" w:date="2026-09-24T22:59:00Z">
                  <w:rPr>
                    <w:ins w:id="385" w:author="francisco javier gonzalez  garcia" w:date="2026-09-24T22:52:00Z"/>
                  </w:rPr>
                </w:rPrChange>
              </w:rPr>
              <w:pPrChange w:id="386" w:author="francisco javier gonzalez  garcia" w:date="2026-09-24T22:59:00Z">
                <w:pPr>
                  <w:spacing w:line="40" w:lineRule="atLeast"/>
                </w:pPr>
              </w:pPrChange>
            </w:pPr>
            <w:ins w:id="387" w:author="francisco javier gonzalez  garcia" w:date="2026-09-24T22:52:00Z">
              <w:r w:rsidRPr="004D44D5">
                <w:rPr>
                  <w:sz w:val="16"/>
                  <w:szCs w:val="16"/>
                  <w:rPrChange w:id="388" w:author="francisco javier gonzalez  garcia" w:date="2026-09-24T22:59:00Z">
                    <w:rPr/>
                  </w:rPrChange>
                </w:rPr>
                <w:t>Cuellos de botella en la recepción durante horas pico debido al registro manual de entradas y cobros.</w:t>
              </w:r>
            </w:ins>
          </w:p>
          <w:p w14:paraId="325AD942" w14:textId="3C2E7E95" w:rsidR="0060350E" w:rsidRPr="004D44D5" w:rsidRDefault="0060350E">
            <w:pPr>
              <w:pStyle w:val="Prrafodelista"/>
              <w:numPr>
                <w:ilvl w:val="0"/>
                <w:numId w:val="18"/>
              </w:numPr>
              <w:spacing w:line="40" w:lineRule="atLeast"/>
              <w:ind w:left="193" w:hanging="142"/>
              <w:rPr>
                <w:ins w:id="389" w:author="francisco javier gonzalez  garcia" w:date="2026-09-24T22:52:00Z"/>
                <w:sz w:val="16"/>
                <w:szCs w:val="16"/>
                <w:rPrChange w:id="390" w:author="francisco javier gonzalez  garcia" w:date="2026-09-24T22:59:00Z">
                  <w:rPr>
                    <w:ins w:id="391" w:author="francisco javier gonzalez  garcia" w:date="2026-09-24T22:52:00Z"/>
                  </w:rPr>
                </w:rPrChange>
              </w:rPr>
              <w:pPrChange w:id="392" w:author="francisco javier gonzalez  garcia" w:date="2026-09-24T22:59:00Z">
                <w:pPr>
                  <w:spacing w:line="40" w:lineRule="atLeast"/>
                </w:pPr>
              </w:pPrChange>
            </w:pPr>
            <w:ins w:id="393" w:author="francisco javier gonzalez  garcia" w:date="2026-09-24T22:52:00Z">
              <w:r w:rsidRPr="004D44D5">
                <w:rPr>
                  <w:sz w:val="16"/>
                  <w:szCs w:val="16"/>
                  <w:rPrChange w:id="394" w:author="francisco javier gonzalez  garcia" w:date="2026-09-24T22:59:00Z">
                    <w:rPr/>
                  </w:rPrChange>
                </w:rPr>
                <w:t>Falta de visibilidad sobre el rendimiento global de los entrenadores y la ocupación real de las clases.</w:t>
              </w:r>
            </w:ins>
          </w:p>
          <w:p w14:paraId="50AADFC6" w14:textId="5EBAF517" w:rsidR="0060350E" w:rsidRPr="0060350E" w:rsidRDefault="0060350E">
            <w:pPr>
              <w:spacing w:line="40" w:lineRule="atLeast"/>
              <w:rPr>
                <w:ins w:id="395" w:author="francisco javier gonzalez  garcia" w:date="2026-09-24T22:52:00Z"/>
                <w:sz w:val="16"/>
                <w:szCs w:val="16"/>
                <w:rPrChange w:id="396" w:author="francisco javier gonzalez  garcia" w:date="2026-09-24T22:52:00Z">
                  <w:rPr>
                    <w:ins w:id="397" w:author="francisco javier gonzalez  garcia" w:date="2026-09-24T22:52:00Z"/>
                  </w:rPr>
                </w:rPrChange>
              </w:rPr>
            </w:pPr>
            <w:ins w:id="398" w:author="francisco javier gonzalez  garcia" w:date="2026-09-24T22:52:00Z">
              <w:r w:rsidRPr="0060350E">
                <w:rPr>
                  <w:sz w:val="16"/>
                  <w:szCs w:val="16"/>
                  <w:rPrChange w:id="399" w:author="francisco javier gonzalez  garcia" w:date="2026-09-24T22:52:00Z">
                    <w:rPr/>
                  </w:rPrChange>
                </w:rPr>
                <w:t>Necesidades digitales:</w:t>
              </w:r>
            </w:ins>
          </w:p>
          <w:p w14:paraId="2AFDD303" w14:textId="71A7823B" w:rsidR="0060350E" w:rsidRPr="004D44D5" w:rsidRDefault="0060350E">
            <w:pPr>
              <w:pStyle w:val="Prrafodelista"/>
              <w:numPr>
                <w:ilvl w:val="0"/>
                <w:numId w:val="19"/>
              </w:numPr>
              <w:spacing w:line="40" w:lineRule="atLeast"/>
              <w:ind w:left="193" w:hanging="142"/>
              <w:rPr>
                <w:ins w:id="400" w:author="francisco javier gonzalez  garcia" w:date="2026-09-24T22:52:00Z"/>
                <w:sz w:val="16"/>
                <w:szCs w:val="16"/>
                <w:rPrChange w:id="401" w:author="francisco javier gonzalez  garcia" w:date="2026-09-24T23:00:00Z">
                  <w:rPr>
                    <w:ins w:id="402" w:author="francisco javier gonzalez  garcia" w:date="2026-09-24T22:52:00Z"/>
                  </w:rPr>
                </w:rPrChange>
              </w:rPr>
              <w:pPrChange w:id="403" w:author="francisco javier gonzalez  garcia" w:date="2026-09-24T23:00:00Z">
                <w:pPr>
                  <w:spacing w:line="40" w:lineRule="atLeast"/>
                </w:pPr>
              </w:pPrChange>
            </w:pPr>
            <w:proofErr w:type="spellStart"/>
            <w:ins w:id="404" w:author="francisco javier gonzalez  garcia" w:date="2026-09-24T22:52:00Z">
              <w:r w:rsidRPr="004D44D5">
                <w:rPr>
                  <w:sz w:val="16"/>
                  <w:szCs w:val="16"/>
                  <w:rPrChange w:id="405" w:author="francisco javier gonzalez  garcia" w:date="2026-09-24T23:00:00Z">
                    <w:rPr/>
                  </w:rPrChange>
                </w:rPr>
                <w:t>Dashboard</w:t>
              </w:r>
              <w:proofErr w:type="spellEnd"/>
              <w:r w:rsidRPr="004D44D5">
                <w:rPr>
                  <w:sz w:val="16"/>
                  <w:szCs w:val="16"/>
                  <w:rPrChange w:id="406" w:author="francisco javier gonzalez  garcia" w:date="2026-09-24T23:00:00Z">
                    <w:rPr/>
                  </w:rPrChange>
                </w:rPr>
                <w:t xml:space="preserve"> de métricas clave (</w:t>
              </w:r>
              <w:proofErr w:type="spellStart"/>
              <w:r w:rsidRPr="004D44D5">
                <w:rPr>
                  <w:sz w:val="16"/>
                  <w:szCs w:val="16"/>
                  <w:rPrChange w:id="407" w:author="francisco javier gonzalez  garcia" w:date="2026-09-24T23:00:00Z">
                    <w:rPr/>
                  </w:rPrChange>
                </w:rPr>
                <w:t>KPIs</w:t>
              </w:r>
              <w:proofErr w:type="spellEnd"/>
              <w:r w:rsidRPr="004D44D5">
                <w:rPr>
                  <w:sz w:val="16"/>
                  <w:szCs w:val="16"/>
                  <w:rPrChange w:id="408" w:author="francisco javier gonzalez  garcia" w:date="2026-09-24T23:00:00Z">
                    <w:rPr/>
                  </w:rPrChange>
                </w:rPr>
                <w:t>): Panel principal interactivo con ingresos mensuales, tasa de cancelaciones, nuevos registros y flujo de asistencia en tiempo real.</w:t>
              </w:r>
            </w:ins>
          </w:p>
          <w:p w14:paraId="770EF4CA" w14:textId="10E466F5" w:rsidR="0060350E" w:rsidRPr="004D44D5" w:rsidRDefault="0060350E">
            <w:pPr>
              <w:pStyle w:val="Prrafodelista"/>
              <w:numPr>
                <w:ilvl w:val="0"/>
                <w:numId w:val="19"/>
              </w:numPr>
              <w:spacing w:line="40" w:lineRule="atLeast"/>
              <w:ind w:left="193" w:hanging="142"/>
              <w:rPr>
                <w:ins w:id="409" w:author="francisco javier gonzalez  garcia" w:date="2026-09-24T22:52:00Z"/>
                <w:sz w:val="16"/>
                <w:szCs w:val="16"/>
                <w:rPrChange w:id="410" w:author="francisco javier gonzalez  garcia" w:date="2026-09-24T23:00:00Z">
                  <w:rPr>
                    <w:ins w:id="411" w:author="francisco javier gonzalez  garcia" w:date="2026-09-24T22:52:00Z"/>
                  </w:rPr>
                </w:rPrChange>
              </w:rPr>
              <w:pPrChange w:id="412" w:author="francisco javier gonzalez  garcia" w:date="2026-09-24T23:00:00Z">
                <w:pPr>
                  <w:spacing w:line="40" w:lineRule="atLeast"/>
                </w:pPr>
              </w:pPrChange>
            </w:pPr>
            <w:ins w:id="413" w:author="francisco javier gonzalez  garcia" w:date="2026-09-24T22:52:00Z">
              <w:r w:rsidRPr="004D44D5">
                <w:rPr>
                  <w:sz w:val="16"/>
                  <w:szCs w:val="16"/>
                  <w:rPrChange w:id="414" w:author="francisco javier gonzalez  garcia" w:date="2026-09-24T23:00:00Z">
                    <w:rPr/>
                  </w:rPrChange>
                </w:rPr>
                <w:t>Gestión centralizada de socios y pagos: Control de estado de membresías, automatización de cobros recurrentes y emisión de alertas de morosidad.</w:t>
              </w:r>
            </w:ins>
          </w:p>
          <w:p w14:paraId="7859A175" w14:textId="254E727D" w:rsidR="0060350E" w:rsidRPr="004D44D5" w:rsidRDefault="0060350E">
            <w:pPr>
              <w:pStyle w:val="Prrafodelista"/>
              <w:numPr>
                <w:ilvl w:val="0"/>
                <w:numId w:val="19"/>
              </w:numPr>
              <w:spacing w:line="40" w:lineRule="atLeast"/>
              <w:ind w:left="193" w:hanging="142"/>
              <w:rPr>
                <w:ins w:id="415" w:author="francisco javier gonzalez  garcia" w:date="2026-09-24T22:52:00Z"/>
                <w:sz w:val="16"/>
                <w:szCs w:val="16"/>
                <w:rPrChange w:id="416" w:author="francisco javier gonzalez  garcia" w:date="2026-09-24T23:00:00Z">
                  <w:rPr>
                    <w:ins w:id="417" w:author="francisco javier gonzalez  garcia" w:date="2026-09-24T22:52:00Z"/>
                  </w:rPr>
                </w:rPrChange>
              </w:rPr>
              <w:pPrChange w:id="418" w:author="francisco javier gonzalez  garcia" w:date="2026-09-24T23:00:00Z">
                <w:pPr>
                  <w:spacing w:line="40" w:lineRule="atLeast"/>
                </w:pPr>
              </w:pPrChange>
            </w:pPr>
            <w:ins w:id="419" w:author="francisco javier gonzalez  garcia" w:date="2026-09-24T22:52:00Z">
              <w:r w:rsidRPr="004D44D5">
                <w:rPr>
                  <w:sz w:val="16"/>
                  <w:szCs w:val="16"/>
                  <w:rPrChange w:id="420" w:author="francisco javier gonzalez  garcia" w:date="2026-09-24T23:00:00Z">
                    <w:rPr/>
                  </w:rPrChange>
                </w:rPr>
                <w:t>Módulo de control de accesos e inventario: Integración rápida para validación de ingresos en puerta y catálogo de productos/suplementos vendidos en recepción.</w:t>
              </w:r>
            </w:ins>
          </w:p>
          <w:p w14:paraId="470A9E28" w14:textId="56FAA009" w:rsidR="0060350E" w:rsidRPr="004D44D5" w:rsidRDefault="0060350E">
            <w:pPr>
              <w:pStyle w:val="Prrafodelista"/>
              <w:numPr>
                <w:ilvl w:val="0"/>
                <w:numId w:val="19"/>
              </w:numPr>
              <w:spacing w:line="40" w:lineRule="atLeast"/>
              <w:ind w:left="193" w:hanging="142"/>
              <w:rPr>
                <w:ins w:id="421" w:author="francisco javier gonzalez  garcia" w:date="2026-09-24T22:52:00Z"/>
                <w:sz w:val="16"/>
                <w:szCs w:val="16"/>
                <w:rPrChange w:id="422" w:author="francisco javier gonzalez  garcia" w:date="2026-09-24T23:00:00Z">
                  <w:rPr>
                    <w:ins w:id="423" w:author="francisco javier gonzalez  garcia" w:date="2026-09-24T22:52:00Z"/>
                  </w:rPr>
                </w:rPrChange>
              </w:rPr>
              <w:pPrChange w:id="424" w:author="francisco javier gonzalez  garcia" w:date="2026-09-24T23:00:00Z">
                <w:pPr>
                  <w:spacing w:line="40" w:lineRule="atLeast"/>
                </w:pPr>
              </w:pPrChange>
            </w:pPr>
            <w:ins w:id="425" w:author="francisco javier gonzalez  garcia" w:date="2026-09-24T22:52:00Z">
              <w:r w:rsidRPr="004D44D5">
                <w:rPr>
                  <w:sz w:val="16"/>
                  <w:szCs w:val="16"/>
                  <w:rPrChange w:id="426" w:author="francisco javier gonzalez  garcia" w:date="2026-09-24T23:00:00Z">
                    <w:rPr/>
                  </w:rPrChange>
                </w:rPr>
                <w:t>Gestión de roles y permisos: Administración de accesos diferenciados para entrenadores, recepcionistas y personal operativo.</w:t>
              </w:r>
            </w:ins>
          </w:p>
          <w:p w14:paraId="3F8C16D4" w14:textId="67DA5907" w:rsidR="0060350E" w:rsidRPr="0060350E" w:rsidRDefault="0060350E">
            <w:pPr>
              <w:spacing w:line="40" w:lineRule="atLeast"/>
              <w:rPr>
                <w:ins w:id="427" w:author="francisco javier gonzalez  garcia" w:date="2026-09-24T22:52:00Z"/>
                <w:sz w:val="16"/>
                <w:szCs w:val="16"/>
                <w:rPrChange w:id="428" w:author="francisco javier gonzalez  garcia" w:date="2026-09-24T22:52:00Z">
                  <w:rPr>
                    <w:ins w:id="429" w:author="francisco javier gonzalez  garcia" w:date="2026-09-24T22:52:00Z"/>
                  </w:rPr>
                </w:rPrChange>
              </w:rPr>
            </w:pPr>
            <w:ins w:id="430" w:author="francisco javier gonzalez  garcia" w:date="2026-09-24T22:52:00Z">
              <w:r w:rsidRPr="0060350E">
                <w:rPr>
                  <w:sz w:val="16"/>
                  <w:szCs w:val="16"/>
                  <w:rPrChange w:id="431" w:author="francisco javier gonzalez  garcia" w:date="2026-09-24T22:52:00Z">
                    <w:rPr/>
                  </w:rPrChange>
                </w:rPr>
                <w:t>Motivación de uso:</w:t>
              </w:r>
            </w:ins>
          </w:p>
          <w:p w14:paraId="43A06586" w14:textId="3E9640A1" w:rsidR="00086958" w:rsidRDefault="0060350E">
            <w:pPr>
              <w:spacing w:line="40" w:lineRule="atLeast"/>
              <w:rPr>
                <w:ins w:id="432" w:author="francisco javier gonzalez  garcia" w:date="2026-09-24T22:40:00Z"/>
              </w:rPr>
            </w:pPr>
            <w:ins w:id="433" w:author="francisco javier gonzalez  garcia" w:date="2026-09-24T22:52:00Z">
              <w:r w:rsidRPr="0060350E">
                <w:rPr>
                  <w:sz w:val="16"/>
                  <w:szCs w:val="16"/>
                  <w:rPrChange w:id="434" w:author="francisco javier gonzalez  garcia" w:date="2026-09-24T22:52:00Z">
                    <w:rPr/>
                  </w:rPrChange>
                </w:rPr>
                <w:t>Tener el control total del negocio desde un solo lugar para reducir errores operativos, asegurar la estabilidad financiera del gimnasio y liberar tiempo operativo para enfocarse en la estrategia de expansión y mejora de instalaciones.</w:t>
              </w:r>
            </w:ins>
          </w:p>
        </w:tc>
      </w:tr>
    </w:tbl>
    <w:p w14:paraId="6592608F" w14:textId="214484C2" w:rsidR="003070B1" w:rsidDel="005938CE" w:rsidRDefault="002C24A1">
      <w:pPr>
        <w:spacing w:line="276" w:lineRule="auto"/>
        <w:rPr>
          <w:del w:id="435" w:author="francisco javier gonzalez  garcia" w:date="2026-09-24T22:27:00Z"/>
        </w:rPr>
      </w:pPr>
      <w:del w:id="436" w:author="francisco javier gonzalez  garcia" w:date="2026-09-24T21:59:00Z">
        <w:r w:rsidDel="003070B1">
          <w:br w:type="page"/>
        </w:r>
      </w:del>
    </w:p>
    <w:p w14:paraId="5CA5B83A" w14:textId="5C997A49" w:rsidR="005938CE" w:rsidRDefault="005938CE">
      <w:pPr>
        <w:spacing w:after="0" w:line="40" w:lineRule="atLeast"/>
        <w:rPr>
          <w:ins w:id="437" w:author="francisco javier gonzalez  garcia" w:date="2026-09-24T23:28:00Z"/>
        </w:rPr>
      </w:pPr>
    </w:p>
    <w:p w14:paraId="06F52DF8" w14:textId="06F148B5" w:rsidR="005938CE" w:rsidRDefault="005938CE">
      <w:pPr>
        <w:spacing w:after="0" w:line="40" w:lineRule="atLeast"/>
        <w:rPr>
          <w:ins w:id="438" w:author="francisco javier gonzalez  garcia" w:date="2026-09-24T23:28:00Z"/>
        </w:rPr>
      </w:pPr>
    </w:p>
    <w:p w14:paraId="717EF169" w14:textId="2E00490C" w:rsidR="005938CE" w:rsidRDefault="005938CE">
      <w:pPr>
        <w:spacing w:after="0" w:line="40" w:lineRule="atLeast"/>
        <w:rPr>
          <w:ins w:id="439" w:author="francisco javier gonzalez  garcia" w:date="2026-09-24T23:28:00Z"/>
        </w:rPr>
      </w:pPr>
    </w:p>
    <w:p w14:paraId="5BFF2D98" w14:textId="6785110F" w:rsidR="005938CE" w:rsidRDefault="005938CE">
      <w:pPr>
        <w:spacing w:after="0" w:line="40" w:lineRule="atLeast"/>
        <w:rPr>
          <w:ins w:id="440" w:author="francisco javier gonzalez  garcia" w:date="2026-09-24T23:28:00Z"/>
        </w:rPr>
      </w:pPr>
    </w:p>
    <w:p w14:paraId="76EC5B6A" w14:textId="647BF215" w:rsidR="005938CE" w:rsidRDefault="005938CE">
      <w:pPr>
        <w:spacing w:after="0" w:line="40" w:lineRule="atLeast"/>
        <w:rPr>
          <w:ins w:id="441" w:author="francisco javier gonzalez  garcia" w:date="2026-09-24T23:28:00Z"/>
        </w:rPr>
      </w:pPr>
    </w:p>
    <w:p w14:paraId="02030426" w14:textId="12B37262" w:rsidR="005938CE" w:rsidRDefault="005938CE" w:rsidP="005938CE">
      <w:pPr>
        <w:pStyle w:val="Ttulo2"/>
        <w:rPr>
          <w:ins w:id="442" w:author="francisco javier gonzalez  garcia" w:date="2026-09-24T23:29:00Z"/>
        </w:rPr>
      </w:pPr>
      <w:proofErr w:type="spellStart"/>
      <w:ins w:id="443" w:author="francisco javier gonzalez  garcia" w:date="2026-09-24T23:29:00Z">
        <w:r w:rsidRPr="005938CE">
          <w:lastRenderedPageBreak/>
          <w:t>User</w:t>
        </w:r>
        <w:proofErr w:type="spellEnd"/>
        <w:r w:rsidRPr="005938CE">
          <w:t xml:space="preserve"> </w:t>
        </w:r>
        <w:proofErr w:type="spellStart"/>
        <w:r w:rsidRPr="005938CE">
          <w:t>Stories</w:t>
        </w:r>
        <w:proofErr w:type="spellEnd"/>
      </w:ins>
    </w:p>
    <w:tbl>
      <w:tblPr>
        <w:tblStyle w:val="Tablaconcuadrcula"/>
        <w:tblW w:w="0" w:type="auto"/>
        <w:tblLook w:val="04A0" w:firstRow="1" w:lastRow="0" w:firstColumn="1" w:lastColumn="0" w:noHBand="0" w:noVBand="1"/>
        <w:tblPrChange w:id="444" w:author="francisco javier gonzalez  garcia" w:date="2026-09-24T23:43:00Z">
          <w:tblPr>
            <w:tblStyle w:val="Tablaconcuadrcula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1242"/>
        <w:gridCol w:w="8258"/>
        <w:tblGridChange w:id="445">
          <w:tblGrid>
            <w:gridCol w:w="4750"/>
            <w:gridCol w:w="4750"/>
          </w:tblGrid>
        </w:tblGridChange>
      </w:tblGrid>
      <w:tr w:rsidR="005938CE" w14:paraId="5E0FE02B" w14:textId="77777777" w:rsidTr="004D181D">
        <w:trPr>
          <w:ins w:id="446" w:author="francisco javier gonzalez  garcia" w:date="2026-09-24T23:29:00Z"/>
        </w:trPr>
        <w:tc>
          <w:tcPr>
            <w:tcW w:w="1242" w:type="dxa"/>
            <w:shd w:val="clear" w:color="auto" w:fill="DDD9C3" w:themeFill="background2" w:themeFillShade="E6"/>
            <w:tcPrChange w:id="447" w:author="francisco javier gonzalez  garcia" w:date="2026-09-24T23:43:00Z">
              <w:tcPr>
                <w:tcW w:w="4750" w:type="dxa"/>
              </w:tcPr>
            </w:tcPrChange>
          </w:tcPr>
          <w:p w14:paraId="52384B41" w14:textId="479913EF" w:rsidR="005938CE" w:rsidRPr="004D181D" w:rsidRDefault="002667A9" w:rsidP="005938CE">
            <w:pPr>
              <w:rPr>
                <w:ins w:id="448" w:author="francisco javier gonzalez  garcia" w:date="2026-09-24T23:29:00Z"/>
                <w:b/>
                <w:bCs/>
                <w:sz w:val="16"/>
                <w:szCs w:val="16"/>
                <w:rPrChange w:id="449" w:author="francisco javier gonzalez  garcia" w:date="2026-09-24T23:43:00Z">
                  <w:rPr>
                    <w:ins w:id="450" w:author="francisco javier gonzalez  garcia" w:date="2026-09-24T23:29:00Z"/>
                  </w:rPr>
                </w:rPrChange>
              </w:rPr>
            </w:pPr>
            <w:ins w:id="451" w:author="francisco javier gonzalez  garcia" w:date="2026-09-24T23:40:00Z">
              <w:r w:rsidRPr="004D181D">
                <w:rPr>
                  <w:b/>
                  <w:bCs/>
                  <w:sz w:val="16"/>
                  <w:szCs w:val="16"/>
                  <w:rPrChange w:id="452" w:author="francisco javier gonzalez  garcia" w:date="2026-09-24T23:43:00Z">
                    <w:rPr/>
                  </w:rPrChange>
                </w:rPr>
                <w:t>Rol</w:t>
              </w:r>
            </w:ins>
          </w:p>
        </w:tc>
        <w:tc>
          <w:tcPr>
            <w:tcW w:w="8258" w:type="dxa"/>
            <w:shd w:val="clear" w:color="auto" w:fill="DDD9C3" w:themeFill="background2" w:themeFillShade="E6"/>
            <w:tcPrChange w:id="453" w:author="francisco javier gonzalez  garcia" w:date="2026-09-24T23:43:00Z">
              <w:tcPr>
                <w:tcW w:w="4750" w:type="dxa"/>
              </w:tcPr>
            </w:tcPrChange>
          </w:tcPr>
          <w:p w14:paraId="54ABCE22" w14:textId="556D2B91" w:rsidR="005938CE" w:rsidRPr="004D181D" w:rsidRDefault="00896785" w:rsidP="005938CE">
            <w:pPr>
              <w:rPr>
                <w:ins w:id="454" w:author="francisco javier gonzalez  garcia" w:date="2026-09-24T23:29:00Z"/>
                <w:b/>
                <w:bCs/>
                <w:sz w:val="16"/>
                <w:szCs w:val="16"/>
                <w:rPrChange w:id="455" w:author="francisco javier gonzalez  garcia" w:date="2026-09-24T23:43:00Z">
                  <w:rPr>
                    <w:ins w:id="456" w:author="francisco javier gonzalez  garcia" w:date="2026-09-24T23:29:00Z"/>
                  </w:rPr>
                </w:rPrChange>
              </w:rPr>
            </w:pPr>
            <w:ins w:id="457" w:author="francisco javier gonzalez  garcia" w:date="2026-09-24T23:47:00Z">
              <w:r>
                <w:rPr>
                  <w:b/>
                  <w:bCs/>
                  <w:sz w:val="16"/>
                  <w:szCs w:val="16"/>
                </w:rPr>
                <w:t>Necesidades detectadas</w:t>
              </w:r>
            </w:ins>
          </w:p>
        </w:tc>
      </w:tr>
      <w:tr w:rsidR="005938CE" w14:paraId="6CA9AD71" w14:textId="77777777" w:rsidTr="005938CE">
        <w:trPr>
          <w:ins w:id="458" w:author="francisco javier gonzalez  garcia" w:date="2026-09-24T23:29:00Z"/>
        </w:trPr>
        <w:tc>
          <w:tcPr>
            <w:tcW w:w="1242" w:type="dxa"/>
            <w:tcPrChange w:id="459" w:author="francisco javier gonzalez  garcia" w:date="2026-09-24T23:29:00Z">
              <w:tcPr>
                <w:tcW w:w="4750" w:type="dxa"/>
              </w:tcPr>
            </w:tcPrChange>
          </w:tcPr>
          <w:p w14:paraId="150A7123" w14:textId="1FEA28F3" w:rsidR="004D181D" w:rsidRDefault="004D181D" w:rsidP="005938CE">
            <w:pPr>
              <w:rPr>
                <w:ins w:id="460" w:author="francisco javier gonzalez  garcia" w:date="2026-09-24T23:42:00Z"/>
                <w:sz w:val="16"/>
                <w:szCs w:val="16"/>
              </w:rPr>
            </w:pPr>
            <w:ins w:id="461" w:author="francisco javier gonzalez  garcia" w:date="2026-09-24T23:42:00Z">
              <w:r>
                <w:rPr>
                  <w:sz w:val="16"/>
                  <w:szCs w:val="16"/>
                </w:rPr>
                <w:t>Usuario</w:t>
              </w:r>
            </w:ins>
          </w:p>
          <w:p w14:paraId="2217A817" w14:textId="423C0EA4" w:rsidR="005938CE" w:rsidRPr="002667A9" w:rsidRDefault="002667A9" w:rsidP="005938CE">
            <w:pPr>
              <w:rPr>
                <w:ins w:id="462" w:author="francisco javier gonzalez  garcia" w:date="2026-09-24T23:29:00Z"/>
                <w:sz w:val="16"/>
                <w:szCs w:val="16"/>
                <w:rPrChange w:id="463" w:author="francisco javier gonzalez  garcia" w:date="2026-09-24T23:41:00Z">
                  <w:rPr>
                    <w:ins w:id="464" w:author="francisco javier gonzalez  garcia" w:date="2026-09-24T23:29:00Z"/>
                  </w:rPr>
                </w:rPrChange>
              </w:rPr>
            </w:pPr>
            <w:ins w:id="465" w:author="francisco javier gonzalez  garcia" w:date="2026-09-24T23:40:00Z">
              <w:r w:rsidRPr="002667A9">
                <w:rPr>
                  <w:sz w:val="16"/>
                  <w:szCs w:val="16"/>
                  <w:rPrChange w:id="466" w:author="francisco javier gonzalez  garcia" w:date="2026-09-24T23:41:00Z">
                    <w:rPr/>
                  </w:rPrChange>
                </w:rPr>
                <w:t>Atleta / Socio</w:t>
              </w:r>
            </w:ins>
          </w:p>
        </w:tc>
        <w:tc>
          <w:tcPr>
            <w:tcW w:w="8258" w:type="dxa"/>
            <w:tcPrChange w:id="467" w:author="francisco javier gonzalez  garcia" w:date="2026-09-24T23:29:00Z">
              <w:tcPr>
                <w:tcW w:w="4750" w:type="dxa"/>
              </w:tcPr>
            </w:tcPrChange>
          </w:tcPr>
          <w:p w14:paraId="2C79607D" w14:textId="0AEBB480" w:rsidR="002667A9" w:rsidRPr="004D181D" w:rsidRDefault="00896785">
            <w:pPr>
              <w:pStyle w:val="Prrafodelista"/>
              <w:numPr>
                <w:ilvl w:val="0"/>
                <w:numId w:val="20"/>
              </w:numPr>
              <w:spacing w:line="40" w:lineRule="atLeast"/>
              <w:ind w:left="170" w:hanging="142"/>
              <w:rPr>
                <w:ins w:id="468" w:author="francisco javier gonzalez  garcia" w:date="2026-09-24T23:40:00Z"/>
                <w:sz w:val="16"/>
                <w:szCs w:val="16"/>
                <w:rPrChange w:id="469" w:author="francisco javier gonzalez  garcia" w:date="2026-09-24T23:42:00Z">
                  <w:rPr>
                    <w:ins w:id="470" w:author="francisco javier gonzalez  garcia" w:date="2026-09-24T23:40:00Z"/>
                  </w:rPr>
                </w:rPrChange>
              </w:rPr>
              <w:pPrChange w:id="471" w:author="francisco javier gonzalez  garcia" w:date="2026-09-24T23:44:00Z">
                <w:pPr/>
              </w:pPrChange>
            </w:pPr>
            <w:ins w:id="472" w:author="francisco javier gonzalez  garcia" w:date="2026-09-24T23:46:00Z">
              <w:r>
                <w:rPr>
                  <w:sz w:val="16"/>
                  <w:szCs w:val="16"/>
                </w:rPr>
                <w:t xml:space="preserve">Rutinas por Nivel: </w:t>
              </w:r>
            </w:ins>
            <w:ins w:id="473" w:author="francisco javier gonzalez  garcia" w:date="2026-09-24T23:40:00Z">
              <w:r w:rsidR="002667A9" w:rsidRPr="004D181D">
                <w:rPr>
                  <w:sz w:val="16"/>
                  <w:szCs w:val="16"/>
                  <w:rPrChange w:id="474" w:author="francisco javier gonzalez  garcia" w:date="2026-09-24T23:42:00Z">
                    <w:rPr/>
                  </w:rPrChange>
                </w:rPr>
                <w:t>Como atleta, quiero filtrar rutinas según mi nivel de experiencia, para entrenar a mi propio ritmo con seguridad y evitar lesiones.</w:t>
              </w:r>
            </w:ins>
          </w:p>
          <w:p w14:paraId="22152E42" w14:textId="6942E620" w:rsidR="002667A9" w:rsidRPr="00896785" w:rsidRDefault="002667A9">
            <w:pPr>
              <w:pStyle w:val="Prrafodelista"/>
              <w:numPr>
                <w:ilvl w:val="0"/>
                <w:numId w:val="20"/>
              </w:numPr>
              <w:spacing w:line="40" w:lineRule="atLeast"/>
              <w:ind w:left="170" w:hanging="142"/>
              <w:rPr>
                <w:ins w:id="475" w:author="francisco javier gonzalez  garcia" w:date="2026-09-24T23:40:00Z"/>
                <w:sz w:val="16"/>
                <w:szCs w:val="16"/>
                <w:rPrChange w:id="476" w:author="francisco javier gonzalez  garcia" w:date="2026-09-24T23:46:00Z">
                  <w:rPr>
                    <w:ins w:id="477" w:author="francisco javier gonzalez  garcia" w:date="2026-09-24T23:40:00Z"/>
                  </w:rPr>
                </w:rPrChange>
              </w:rPr>
              <w:pPrChange w:id="478" w:author="francisco javier gonzalez  garcia" w:date="2026-09-24T23:44:00Z">
                <w:pPr/>
              </w:pPrChange>
            </w:pPr>
            <w:ins w:id="479" w:author="francisco javier gonzalez  garcia" w:date="2026-09-24T23:40:00Z">
              <w:r w:rsidRPr="00896785">
                <w:rPr>
                  <w:sz w:val="16"/>
                  <w:szCs w:val="16"/>
                  <w:rPrChange w:id="480" w:author="francisco javier gonzalez  garcia" w:date="2026-09-24T23:46:00Z">
                    <w:rPr/>
                  </w:rPrChange>
                </w:rPr>
                <w:t>Recordatorios de entrenamiento adaptables</w:t>
              </w:r>
            </w:ins>
            <w:ins w:id="481" w:author="francisco javier gonzalez  garcia" w:date="2026-09-24T23:46:00Z">
              <w:r w:rsidR="00896785" w:rsidRPr="00896785">
                <w:rPr>
                  <w:sz w:val="16"/>
                  <w:szCs w:val="16"/>
                </w:rPr>
                <w:t xml:space="preserve">: </w:t>
              </w:r>
            </w:ins>
            <w:ins w:id="482" w:author="francisco javier gonzalez  garcia" w:date="2026-09-24T23:40:00Z">
              <w:r w:rsidRPr="00896785">
                <w:rPr>
                  <w:sz w:val="16"/>
                  <w:szCs w:val="16"/>
                  <w:rPrChange w:id="483" w:author="francisco javier gonzalez  garcia" w:date="2026-09-24T23:46:00Z">
                    <w:rPr/>
                  </w:rPrChange>
                </w:rPr>
                <w:t>Como socio, quiero configurar alertas personalizadas para mis sesiones, para mantener la disciplina sin que las notificaciones interfieran en mi agenda diaria.</w:t>
              </w:r>
            </w:ins>
          </w:p>
          <w:p w14:paraId="0098455D" w14:textId="1C59F0C4" w:rsidR="005938CE" w:rsidRPr="004D181D" w:rsidRDefault="002667A9">
            <w:pPr>
              <w:pStyle w:val="Prrafodelista"/>
              <w:numPr>
                <w:ilvl w:val="0"/>
                <w:numId w:val="20"/>
              </w:numPr>
              <w:spacing w:line="40" w:lineRule="atLeast"/>
              <w:ind w:left="170" w:hanging="142"/>
              <w:rPr>
                <w:ins w:id="484" w:author="francisco javier gonzalez  garcia" w:date="2026-09-24T23:29:00Z"/>
                <w:sz w:val="16"/>
                <w:szCs w:val="16"/>
                <w:rPrChange w:id="485" w:author="francisco javier gonzalez  garcia" w:date="2026-09-24T23:42:00Z">
                  <w:rPr>
                    <w:ins w:id="486" w:author="francisco javier gonzalez  garcia" w:date="2026-09-24T23:29:00Z"/>
                  </w:rPr>
                </w:rPrChange>
              </w:rPr>
              <w:pPrChange w:id="487" w:author="francisco javier gonzalez  garcia" w:date="2026-09-24T23:46:00Z">
                <w:pPr/>
              </w:pPrChange>
            </w:pPr>
            <w:ins w:id="488" w:author="francisco javier gonzalez  garcia" w:date="2026-09-24T23:40:00Z">
              <w:r w:rsidRPr="004D181D">
                <w:rPr>
                  <w:sz w:val="16"/>
                  <w:szCs w:val="16"/>
                  <w:rPrChange w:id="489" w:author="francisco javier gonzalez  garcia" w:date="2026-09-24T23:42:00Z">
                    <w:rPr/>
                  </w:rPrChange>
                </w:rPr>
                <w:t>Panel de progreso físico y rendimiento</w:t>
              </w:r>
            </w:ins>
            <w:ins w:id="490" w:author="francisco javier gonzalez  garcia" w:date="2026-09-24T23:46:00Z">
              <w:r w:rsidR="00896785">
                <w:rPr>
                  <w:sz w:val="16"/>
                  <w:szCs w:val="16"/>
                </w:rPr>
                <w:t xml:space="preserve">: </w:t>
              </w:r>
            </w:ins>
            <w:ins w:id="491" w:author="francisco javier gonzalez  garcia" w:date="2026-09-24T23:40:00Z">
              <w:r w:rsidRPr="004D181D">
                <w:rPr>
                  <w:sz w:val="16"/>
                  <w:szCs w:val="16"/>
                  <w:rPrChange w:id="492" w:author="francisco javier gonzalez  garcia" w:date="2026-09-24T23:42:00Z">
                    <w:rPr/>
                  </w:rPrChange>
                </w:rPr>
                <w:t>Como atleta, quiero visualizar gráficos de mi evolución física y avances semanales, para evaluar mis resultados y mantener la motivación alta.</w:t>
              </w:r>
            </w:ins>
          </w:p>
        </w:tc>
      </w:tr>
      <w:tr w:rsidR="005938CE" w14:paraId="1728226A" w14:textId="77777777" w:rsidTr="005938CE">
        <w:trPr>
          <w:ins w:id="493" w:author="francisco javier gonzalez  garcia" w:date="2026-09-24T23:29:00Z"/>
        </w:trPr>
        <w:tc>
          <w:tcPr>
            <w:tcW w:w="1242" w:type="dxa"/>
            <w:tcPrChange w:id="494" w:author="francisco javier gonzalez  garcia" w:date="2026-09-24T23:29:00Z">
              <w:tcPr>
                <w:tcW w:w="4750" w:type="dxa"/>
              </w:tcPr>
            </w:tcPrChange>
          </w:tcPr>
          <w:p w14:paraId="446FABC8" w14:textId="09CD92B1" w:rsidR="005938CE" w:rsidRPr="00896785" w:rsidRDefault="00896785">
            <w:pPr>
              <w:spacing w:line="40" w:lineRule="atLeast"/>
              <w:rPr>
                <w:ins w:id="495" w:author="francisco javier gonzalez  garcia" w:date="2026-09-24T23:29:00Z"/>
                <w:sz w:val="16"/>
                <w:szCs w:val="16"/>
                <w:rPrChange w:id="496" w:author="francisco javier gonzalez  garcia" w:date="2026-09-24T23:45:00Z">
                  <w:rPr>
                    <w:ins w:id="497" w:author="francisco javier gonzalez  garcia" w:date="2026-09-24T23:29:00Z"/>
                  </w:rPr>
                </w:rPrChange>
              </w:rPr>
              <w:pPrChange w:id="498" w:author="francisco javier gonzalez  garcia" w:date="2026-09-24T23:44:00Z">
                <w:pPr/>
              </w:pPrChange>
            </w:pPr>
            <w:ins w:id="499" w:author="francisco javier gonzalez  garcia" w:date="2026-09-24T23:43:00Z">
              <w:r w:rsidRPr="00896785">
                <w:rPr>
                  <w:sz w:val="16"/>
                  <w:szCs w:val="16"/>
                  <w:rPrChange w:id="500" w:author="francisco javier gonzalez  garcia" w:date="2026-09-24T23:45:00Z">
                    <w:rPr/>
                  </w:rPrChange>
                </w:rPr>
                <w:t>Entrenador Físico</w:t>
              </w:r>
            </w:ins>
          </w:p>
        </w:tc>
        <w:tc>
          <w:tcPr>
            <w:tcW w:w="8258" w:type="dxa"/>
            <w:tcPrChange w:id="501" w:author="francisco javier gonzalez  garcia" w:date="2026-09-24T23:29:00Z">
              <w:tcPr>
                <w:tcW w:w="4750" w:type="dxa"/>
              </w:tcPr>
            </w:tcPrChange>
          </w:tcPr>
          <w:p w14:paraId="11151EAA" w14:textId="50878713" w:rsidR="00896785" w:rsidRPr="00896785" w:rsidRDefault="00896785">
            <w:pPr>
              <w:pStyle w:val="Prrafodelista"/>
              <w:numPr>
                <w:ilvl w:val="0"/>
                <w:numId w:val="21"/>
              </w:numPr>
              <w:spacing w:line="40" w:lineRule="atLeast"/>
              <w:ind w:left="173" w:hanging="142"/>
              <w:rPr>
                <w:ins w:id="502" w:author="francisco javier gonzalez  garcia" w:date="2026-09-24T23:44:00Z"/>
                <w:sz w:val="16"/>
                <w:szCs w:val="16"/>
                <w:rPrChange w:id="503" w:author="francisco javier gonzalez  garcia" w:date="2026-09-24T23:45:00Z">
                  <w:rPr>
                    <w:ins w:id="504" w:author="francisco javier gonzalez  garcia" w:date="2026-09-24T23:44:00Z"/>
                  </w:rPr>
                </w:rPrChange>
              </w:rPr>
              <w:pPrChange w:id="505" w:author="francisco javier gonzalez  garcia" w:date="2026-09-24T23:45:00Z">
                <w:pPr/>
              </w:pPrChange>
            </w:pPr>
            <w:ins w:id="506" w:author="francisco javier gonzalez  garcia" w:date="2026-09-24T23:44:00Z">
              <w:r w:rsidRPr="00896785">
                <w:rPr>
                  <w:sz w:val="16"/>
                  <w:szCs w:val="16"/>
                  <w:rPrChange w:id="507" w:author="francisco javier gonzalez  garcia" w:date="2026-09-24T23:45:00Z">
                    <w:rPr/>
                  </w:rPrChange>
                </w:rPr>
                <w:t>Constructor dinámico de rutinas</w:t>
              </w:r>
            </w:ins>
            <w:ins w:id="508" w:author="francisco javier gonzalez  garcia" w:date="2026-09-24T23:45:00Z">
              <w:r w:rsidRPr="00896785">
                <w:rPr>
                  <w:sz w:val="16"/>
                  <w:szCs w:val="16"/>
                  <w:rPrChange w:id="509" w:author="francisco javier gonzalez  garcia" w:date="2026-09-24T23:45:00Z">
                    <w:rPr/>
                  </w:rPrChange>
                </w:rPr>
                <w:t>:</w:t>
              </w:r>
              <w:r>
                <w:rPr>
                  <w:sz w:val="16"/>
                  <w:szCs w:val="16"/>
                </w:rPr>
                <w:t xml:space="preserve"> </w:t>
              </w:r>
            </w:ins>
            <w:ins w:id="510" w:author="francisco javier gonzalez  garcia" w:date="2026-09-24T23:44:00Z">
              <w:r w:rsidRPr="00896785">
                <w:rPr>
                  <w:sz w:val="16"/>
                  <w:szCs w:val="16"/>
                  <w:rPrChange w:id="511" w:author="francisco javier gonzalez  garcia" w:date="2026-09-24T23:45:00Z">
                    <w:rPr/>
                  </w:rPrChange>
                </w:rPr>
                <w:t>Como entrenador, quiero un creador de rutinas con biblioteca de video para personalizar o duplicar planes rápidamente, para ahorrar tiempo operativo y ofrecer un servicio de alta calidad.</w:t>
              </w:r>
            </w:ins>
          </w:p>
          <w:p w14:paraId="671721A2" w14:textId="729CCAB6" w:rsidR="00896785" w:rsidRPr="00896785" w:rsidRDefault="00896785">
            <w:pPr>
              <w:pStyle w:val="Prrafodelista"/>
              <w:numPr>
                <w:ilvl w:val="0"/>
                <w:numId w:val="21"/>
              </w:numPr>
              <w:spacing w:line="40" w:lineRule="atLeast"/>
              <w:ind w:left="173" w:hanging="142"/>
              <w:rPr>
                <w:ins w:id="512" w:author="francisco javier gonzalez  garcia" w:date="2026-09-24T23:44:00Z"/>
                <w:sz w:val="16"/>
                <w:szCs w:val="16"/>
                <w:rPrChange w:id="513" w:author="francisco javier gonzalez  garcia" w:date="2026-09-24T23:45:00Z">
                  <w:rPr>
                    <w:ins w:id="514" w:author="francisco javier gonzalez  garcia" w:date="2026-09-24T23:44:00Z"/>
                  </w:rPr>
                </w:rPrChange>
              </w:rPr>
              <w:pPrChange w:id="515" w:author="francisco javier gonzalez  garcia" w:date="2026-09-24T23:45:00Z">
                <w:pPr/>
              </w:pPrChange>
            </w:pPr>
            <w:ins w:id="516" w:author="francisco javier gonzalez  garcia" w:date="2026-09-24T23:44:00Z">
              <w:r w:rsidRPr="00896785">
                <w:rPr>
                  <w:sz w:val="16"/>
                  <w:szCs w:val="16"/>
                  <w:rPrChange w:id="517" w:author="francisco javier gonzalez  garcia" w:date="2026-09-24T23:45:00Z">
                    <w:rPr/>
                  </w:rPrChange>
                </w:rPr>
                <w:t>Gestión centralizada de agenda y clases</w:t>
              </w:r>
            </w:ins>
            <w:ins w:id="518" w:author="francisco javier gonzalez  garcia" w:date="2026-09-24T23:45:00Z">
              <w:r w:rsidRPr="00896785">
                <w:rPr>
                  <w:sz w:val="16"/>
                  <w:szCs w:val="16"/>
                  <w:rPrChange w:id="519" w:author="francisco javier gonzalez  garcia" w:date="2026-09-24T23:45:00Z">
                    <w:rPr/>
                  </w:rPrChange>
                </w:rPr>
                <w:t xml:space="preserve">: </w:t>
              </w:r>
            </w:ins>
            <w:ins w:id="520" w:author="francisco javier gonzalez  garcia" w:date="2026-09-24T23:44:00Z">
              <w:r w:rsidRPr="00896785">
                <w:rPr>
                  <w:sz w:val="16"/>
                  <w:szCs w:val="16"/>
                  <w:rPrChange w:id="521" w:author="francisco javier gonzalez  garcia" w:date="2026-09-24T23:45:00Z">
                    <w:rPr/>
                  </w:rPrChange>
                </w:rPr>
                <w:t>Como entrenador, quiero administrar cupos y asistencias de clases desde un solo calendario, para coordinar mis sesiones presenciales y virtuales sin solapamientos.</w:t>
              </w:r>
            </w:ins>
          </w:p>
          <w:p w14:paraId="0B1DF40C" w14:textId="5608708D" w:rsidR="005938CE" w:rsidRPr="00896785" w:rsidRDefault="00896785">
            <w:pPr>
              <w:pStyle w:val="Prrafodelista"/>
              <w:numPr>
                <w:ilvl w:val="0"/>
                <w:numId w:val="21"/>
              </w:numPr>
              <w:spacing w:line="40" w:lineRule="atLeast"/>
              <w:ind w:left="173" w:hanging="142"/>
              <w:rPr>
                <w:ins w:id="522" w:author="francisco javier gonzalez  garcia" w:date="2026-09-24T23:29:00Z"/>
                <w:sz w:val="16"/>
                <w:szCs w:val="16"/>
                <w:rPrChange w:id="523" w:author="francisco javier gonzalez  garcia" w:date="2026-09-24T23:45:00Z">
                  <w:rPr>
                    <w:ins w:id="524" w:author="francisco javier gonzalez  garcia" w:date="2026-09-24T23:29:00Z"/>
                  </w:rPr>
                </w:rPrChange>
              </w:rPr>
              <w:pPrChange w:id="525" w:author="francisco javier gonzalez  garcia" w:date="2026-09-24T23:45:00Z">
                <w:pPr/>
              </w:pPrChange>
            </w:pPr>
            <w:ins w:id="526" w:author="francisco javier gonzalez  garcia" w:date="2026-09-24T23:44:00Z">
              <w:r w:rsidRPr="00896785">
                <w:rPr>
                  <w:sz w:val="16"/>
                  <w:szCs w:val="16"/>
                  <w:rPrChange w:id="527" w:author="francisco javier gonzalez  garcia" w:date="2026-09-24T23:45:00Z">
                    <w:rPr/>
                  </w:rPrChange>
                </w:rPr>
                <w:t>Monitoreo de desempeño de alumnos</w:t>
              </w:r>
            </w:ins>
            <w:ins w:id="528" w:author="francisco javier gonzalez  garcia" w:date="2026-09-24T23:45:00Z">
              <w:r w:rsidRPr="00896785">
                <w:rPr>
                  <w:sz w:val="16"/>
                  <w:szCs w:val="16"/>
                  <w:rPrChange w:id="529" w:author="francisco javier gonzalez  garcia" w:date="2026-09-24T23:45:00Z">
                    <w:rPr/>
                  </w:rPrChange>
                </w:rPr>
                <w:t xml:space="preserve">: </w:t>
              </w:r>
            </w:ins>
            <w:ins w:id="530" w:author="francisco javier gonzalez  garcia" w:date="2026-09-24T23:44:00Z">
              <w:r w:rsidRPr="00896785">
                <w:rPr>
                  <w:sz w:val="16"/>
                  <w:szCs w:val="16"/>
                  <w:rPrChange w:id="531" w:author="francisco javier gonzalez  garcia" w:date="2026-09-24T23:45:00Z">
                    <w:rPr/>
                  </w:rPrChange>
                </w:rPr>
                <w:t>Como entrenador, quiero revisar la evolución individual de mis clientes en un panel gráfico, para ajustar sus entrenamientos con precisión y darles un seguimiento cercano.</w:t>
              </w:r>
            </w:ins>
          </w:p>
        </w:tc>
      </w:tr>
      <w:tr w:rsidR="005938CE" w14:paraId="78AD2B13" w14:textId="77777777" w:rsidTr="005938CE">
        <w:trPr>
          <w:ins w:id="532" w:author="francisco javier gonzalez  garcia" w:date="2026-09-24T23:29:00Z"/>
        </w:trPr>
        <w:tc>
          <w:tcPr>
            <w:tcW w:w="1242" w:type="dxa"/>
            <w:tcPrChange w:id="533" w:author="francisco javier gonzalez  garcia" w:date="2026-09-24T23:29:00Z">
              <w:tcPr>
                <w:tcW w:w="4750" w:type="dxa"/>
              </w:tcPr>
            </w:tcPrChange>
          </w:tcPr>
          <w:p w14:paraId="79BCFCDE" w14:textId="29E0F5D5" w:rsidR="005938CE" w:rsidRPr="00896785" w:rsidRDefault="00896785" w:rsidP="005938CE">
            <w:pPr>
              <w:rPr>
                <w:ins w:id="534" w:author="francisco javier gonzalez  garcia" w:date="2026-09-24T23:29:00Z"/>
                <w:sz w:val="16"/>
                <w:szCs w:val="16"/>
                <w:rPrChange w:id="535" w:author="francisco javier gonzalez  garcia" w:date="2026-09-24T23:47:00Z">
                  <w:rPr>
                    <w:ins w:id="536" w:author="francisco javier gonzalez  garcia" w:date="2026-09-24T23:29:00Z"/>
                  </w:rPr>
                </w:rPrChange>
              </w:rPr>
            </w:pPr>
            <w:ins w:id="537" w:author="francisco javier gonzalez  garcia" w:date="2026-09-24T23:47:00Z">
              <w:r w:rsidRPr="00896785">
                <w:rPr>
                  <w:sz w:val="16"/>
                  <w:szCs w:val="16"/>
                  <w:rPrChange w:id="538" w:author="francisco javier gonzalez  garcia" w:date="2026-09-24T23:47:00Z">
                    <w:rPr/>
                  </w:rPrChange>
                </w:rPr>
                <w:t>Administrador</w:t>
              </w:r>
            </w:ins>
          </w:p>
        </w:tc>
        <w:tc>
          <w:tcPr>
            <w:tcW w:w="8258" w:type="dxa"/>
            <w:tcPrChange w:id="539" w:author="francisco javier gonzalez  garcia" w:date="2026-09-24T23:29:00Z">
              <w:tcPr>
                <w:tcW w:w="4750" w:type="dxa"/>
              </w:tcPr>
            </w:tcPrChange>
          </w:tcPr>
          <w:p w14:paraId="4CD8D5C2" w14:textId="2A234612" w:rsidR="00896785" w:rsidRPr="00896785" w:rsidRDefault="00896785">
            <w:pPr>
              <w:pStyle w:val="Prrafodelista"/>
              <w:numPr>
                <w:ilvl w:val="0"/>
                <w:numId w:val="22"/>
              </w:numPr>
              <w:spacing w:line="40" w:lineRule="atLeast"/>
              <w:ind w:left="142" w:hanging="142"/>
              <w:rPr>
                <w:ins w:id="540" w:author="francisco javier gonzalez  garcia" w:date="2026-09-24T23:47:00Z"/>
                <w:sz w:val="16"/>
                <w:szCs w:val="16"/>
                <w:rPrChange w:id="541" w:author="francisco javier gonzalez  garcia" w:date="2026-09-24T23:50:00Z">
                  <w:rPr>
                    <w:ins w:id="542" w:author="francisco javier gonzalez  garcia" w:date="2026-09-24T23:47:00Z"/>
                  </w:rPr>
                </w:rPrChange>
              </w:rPr>
              <w:pPrChange w:id="543" w:author="francisco javier gonzalez  garcia" w:date="2026-09-24T23:50:00Z">
                <w:pPr/>
              </w:pPrChange>
            </w:pPr>
            <w:proofErr w:type="spellStart"/>
            <w:ins w:id="544" w:author="francisco javier gonzalez  garcia" w:date="2026-09-24T23:47:00Z">
              <w:r w:rsidRPr="00896785">
                <w:rPr>
                  <w:sz w:val="16"/>
                  <w:szCs w:val="16"/>
                  <w:rPrChange w:id="545" w:author="francisco javier gonzalez  garcia" w:date="2026-09-24T23:50:00Z">
                    <w:rPr/>
                  </w:rPrChange>
                </w:rPr>
                <w:t>Dashboard</w:t>
              </w:r>
              <w:proofErr w:type="spellEnd"/>
              <w:r w:rsidRPr="00896785">
                <w:rPr>
                  <w:sz w:val="16"/>
                  <w:szCs w:val="16"/>
                  <w:rPrChange w:id="546" w:author="francisco javier gonzalez  garcia" w:date="2026-09-24T23:50:00Z">
                    <w:rPr/>
                  </w:rPrChange>
                </w:rPr>
                <w:t xml:space="preserve"> de salud del negocio (</w:t>
              </w:r>
              <w:proofErr w:type="spellStart"/>
              <w:r w:rsidRPr="00896785">
                <w:rPr>
                  <w:sz w:val="16"/>
                  <w:szCs w:val="16"/>
                  <w:rPrChange w:id="547" w:author="francisco javier gonzalez  garcia" w:date="2026-09-24T23:50:00Z">
                    <w:rPr/>
                  </w:rPrChange>
                </w:rPr>
                <w:t>KPIs</w:t>
              </w:r>
              <w:proofErr w:type="spellEnd"/>
              <w:r w:rsidRPr="00896785">
                <w:rPr>
                  <w:sz w:val="16"/>
                  <w:szCs w:val="16"/>
                  <w:rPrChange w:id="548" w:author="francisco javier gonzalez  garcia" w:date="2026-09-24T23:50:00Z">
                    <w:rPr/>
                  </w:rPrChange>
                </w:rPr>
                <w:t>)</w:t>
              </w:r>
            </w:ins>
            <w:ins w:id="549" w:author="francisco javier gonzalez  garcia" w:date="2026-09-24T23:48:00Z">
              <w:r w:rsidRPr="00896785">
                <w:rPr>
                  <w:sz w:val="16"/>
                  <w:szCs w:val="16"/>
                  <w:rPrChange w:id="550" w:author="francisco javier gonzalez  garcia" w:date="2026-09-24T23:50:00Z">
                    <w:rPr/>
                  </w:rPrChange>
                </w:rPr>
                <w:t xml:space="preserve">: </w:t>
              </w:r>
            </w:ins>
            <w:ins w:id="551" w:author="francisco javier gonzalez  garcia" w:date="2026-09-24T23:47:00Z">
              <w:r w:rsidRPr="00896785">
                <w:rPr>
                  <w:sz w:val="16"/>
                  <w:szCs w:val="16"/>
                  <w:rPrChange w:id="552" w:author="francisco javier gonzalez  garcia" w:date="2026-09-24T23:50:00Z">
                    <w:rPr/>
                  </w:rPrChange>
                </w:rPr>
                <w:t>Como administrador, quiero ver indicadores en tiempo real (ingresos, retención, asistencia y retiros), para tomar decisiones financieras estratégicas basadas en datos.</w:t>
              </w:r>
            </w:ins>
          </w:p>
          <w:p w14:paraId="485C1F4F" w14:textId="77777777" w:rsidR="00896785" w:rsidRDefault="00896785" w:rsidP="00896785">
            <w:pPr>
              <w:pStyle w:val="Prrafodelista"/>
              <w:numPr>
                <w:ilvl w:val="0"/>
                <w:numId w:val="22"/>
              </w:numPr>
              <w:spacing w:line="40" w:lineRule="atLeast"/>
              <w:ind w:left="142" w:hanging="142"/>
              <w:rPr>
                <w:ins w:id="553" w:author="francisco javier gonzalez  garcia" w:date="2026-09-24T23:50:00Z"/>
                <w:sz w:val="16"/>
                <w:szCs w:val="16"/>
              </w:rPr>
            </w:pPr>
            <w:ins w:id="554" w:author="francisco javier gonzalez  garcia" w:date="2026-09-24T23:47:00Z">
              <w:r w:rsidRPr="00896785">
                <w:rPr>
                  <w:sz w:val="16"/>
                  <w:szCs w:val="16"/>
                  <w:rPrChange w:id="555" w:author="francisco javier gonzalez  garcia" w:date="2026-09-24T23:50:00Z">
                    <w:rPr/>
                  </w:rPrChange>
                </w:rPr>
                <w:t>Automatización de cobros y membresías</w:t>
              </w:r>
            </w:ins>
            <w:ins w:id="556" w:author="francisco javier gonzalez  garcia" w:date="2026-09-24T23:48:00Z">
              <w:r w:rsidRPr="00896785">
                <w:rPr>
                  <w:sz w:val="16"/>
                  <w:szCs w:val="16"/>
                  <w:rPrChange w:id="557" w:author="francisco javier gonzalez  garcia" w:date="2026-09-24T23:50:00Z">
                    <w:rPr/>
                  </w:rPrChange>
                </w:rPr>
                <w:t xml:space="preserve">: </w:t>
              </w:r>
            </w:ins>
            <w:ins w:id="558" w:author="francisco javier gonzalez  garcia" w:date="2026-09-24T23:47:00Z">
              <w:r w:rsidRPr="00896785">
                <w:rPr>
                  <w:sz w:val="16"/>
                  <w:szCs w:val="16"/>
                  <w:rPrChange w:id="559" w:author="francisco javier gonzalez  garcia" w:date="2026-09-24T23:50:00Z">
                    <w:rPr/>
                  </w:rPrChange>
                </w:rPr>
                <w:t>Como administrador, quiero automatizar el cobro recurrente y la notificación de pagos pendientes, para asegurar el flujo de caja y eliminar tareas manuales.</w:t>
              </w:r>
            </w:ins>
          </w:p>
          <w:p w14:paraId="623DD1F9" w14:textId="165EA7E8" w:rsidR="005938CE" w:rsidRPr="00896785" w:rsidRDefault="00896785">
            <w:pPr>
              <w:pStyle w:val="Prrafodelista"/>
              <w:numPr>
                <w:ilvl w:val="0"/>
                <w:numId w:val="22"/>
              </w:numPr>
              <w:spacing w:line="40" w:lineRule="atLeast"/>
              <w:ind w:left="142" w:hanging="142"/>
              <w:rPr>
                <w:ins w:id="560" w:author="francisco javier gonzalez  garcia" w:date="2026-09-24T23:29:00Z"/>
                <w:sz w:val="16"/>
                <w:szCs w:val="16"/>
                <w:rPrChange w:id="561" w:author="francisco javier gonzalez  garcia" w:date="2026-09-24T23:50:00Z">
                  <w:rPr>
                    <w:ins w:id="562" w:author="francisco javier gonzalez  garcia" w:date="2026-09-24T23:29:00Z"/>
                  </w:rPr>
                </w:rPrChange>
              </w:rPr>
              <w:pPrChange w:id="563" w:author="francisco javier gonzalez  garcia" w:date="2026-09-24T23:50:00Z">
                <w:pPr/>
              </w:pPrChange>
            </w:pPr>
            <w:ins w:id="564" w:author="francisco javier gonzalez  garcia" w:date="2026-09-24T23:47:00Z">
              <w:r w:rsidRPr="00896785">
                <w:rPr>
                  <w:sz w:val="16"/>
                  <w:szCs w:val="16"/>
                  <w:rPrChange w:id="565" w:author="francisco javier gonzalez  garcia" w:date="2026-09-24T23:50:00Z">
                    <w:rPr/>
                  </w:rPrChange>
                </w:rPr>
                <w:t>Control de acceso, roles y permisos</w:t>
              </w:r>
            </w:ins>
            <w:ins w:id="566" w:author="francisco javier gonzalez  garcia" w:date="2026-09-24T23:48:00Z">
              <w:r w:rsidRPr="00896785">
                <w:rPr>
                  <w:sz w:val="16"/>
                  <w:szCs w:val="16"/>
                  <w:rPrChange w:id="567" w:author="francisco javier gonzalez  garcia" w:date="2026-09-24T23:50:00Z">
                    <w:rPr/>
                  </w:rPrChange>
                </w:rPr>
                <w:t xml:space="preserve">: </w:t>
              </w:r>
            </w:ins>
            <w:ins w:id="568" w:author="francisco javier gonzalez  garcia" w:date="2026-09-24T23:47:00Z">
              <w:r w:rsidRPr="00896785">
                <w:rPr>
                  <w:sz w:val="16"/>
                  <w:szCs w:val="16"/>
                  <w:rPrChange w:id="569" w:author="francisco javier gonzalez  garcia" w:date="2026-09-24T23:50:00Z">
                    <w:rPr/>
                  </w:rPrChange>
                </w:rPr>
                <w:t>Como administradora, quiero gestionar los niveles de acceso del personal (entrenadores, recepción, staff), para proteger la información confidencial y mantener la seguridad del sistema.</w:t>
              </w:r>
            </w:ins>
          </w:p>
        </w:tc>
      </w:tr>
    </w:tbl>
    <w:p w14:paraId="0937DF4A" w14:textId="37944853" w:rsidR="005938CE" w:rsidRDefault="0069347D" w:rsidP="0069347D">
      <w:pPr>
        <w:pStyle w:val="Ttulo1"/>
        <w:rPr>
          <w:ins w:id="570" w:author="francisco javier gonzalez  garcia" w:date="2026-09-27T23:09:00Z"/>
        </w:rPr>
      </w:pPr>
      <w:ins w:id="571" w:author="francisco javier gonzalez  garcia" w:date="2026-09-27T23:08:00Z">
        <w:r w:rsidRPr="0069347D">
          <w:t>Fase 3. Arquitectura y flujo de navegación</w:t>
        </w:r>
      </w:ins>
    </w:p>
    <w:p w14:paraId="70A208E2" w14:textId="3C7D5250" w:rsidR="0069347D" w:rsidRDefault="0069347D" w:rsidP="0069347D">
      <w:pPr>
        <w:pStyle w:val="Ttulo2"/>
        <w:rPr>
          <w:ins w:id="572" w:author="francisco javier gonzalez  garcia" w:date="2026-09-27T23:10:00Z"/>
        </w:rPr>
      </w:pPr>
      <w:ins w:id="573" w:author="francisco javier gonzalez  garcia" w:date="2026-09-27T23:10:00Z">
        <w:r>
          <w:t>F</w:t>
        </w:r>
        <w:r w:rsidRPr="0069347D">
          <w:t>lujo principal de interacción de la aplicación</w:t>
        </w:r>
      </w:ins>
    </w:p>
    <w:p w14:paraId="63EAC49D" w14:textId="6308D8AB" w:rsidR="0069347D" w:rsidRDefault="0069347D" w:rsidP="0069347D">
      <w:pPr>
        <w:rPr>
          <w:ins w:id="574" w:author="francisco javier gonzalez  garcia" w:date="2026-09-27T23:15:00Z"/>
        </w:rPr>
      </w:pPr>
      <w:ins w:id="575" w:author="francisco javier gonzalez  garcia" w:date="2026-09-27T23:11:00Z">
        <w:r w:rsidRPr="0069347D">
          <w:rPr>
            <w:noProof/>
          </w:rPr>
          <w:drawing>
            <wp:anchor distT="0" distB="0" distL="114300" distR="114300" simplePos="0" relativeHeight="251661312" behindDoc="0" locked="0" layoutInCell="1" allowOverlap="1" wp14:anchorId="2ED259EC" wp14:editId="47602653">
              <wp:simplePos x="0" y="0"/>
              <wp:positionH relativeFrom="column">
                <wp:posOffset>-156381</wp:posOffset>
              </wp:positionH>
              <wp:positionV relativeFrom="paragraph">
                <wp:posOffset>375266</wp:posOffset>
              </wp:positionV>
              <wp:extent cx="6369685" cy="3602355"/>
              <wp:effectExtent l="0" t="0" r="0" b="0"/>
              <wp:wrapTopAndBottom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 rotWithShape="1">
                      <a:blip r:embed="rId6"/>
                      <a:srcRect l="1175" t="9163" r="1141" b="1564"/>
                      <a:stretch/>
                    </pic:blipFill>
                    <pic:spPr bwMode="auto">
                      <a:xfrm>
                        <a:off x="0" y="0"/>
                        <a:ext cx="6369685" cy="3602355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ins>
    </w:p>
    <w:p w14:paraId="3EDF4676" w14:textId="19DA6CF5" w:rsidR="00086958" w:rsidRDefault="007165EA">
      <w:pPr>
        <w:jc w:val="center"/>
        <w:rPr>
          <w:ins w:id="576" w:author="francisco javier gonzalez  garcia" w:date="2026-09-24T22:38:00Z"/>
        </w:rPr>
        <w:pPrChange w:id="577" w:author="francisco javier gonzalez  garcia" w:date="2026-09-27T23:18:00Z">
          <w:pPr>
            <w:spacing w:line="276" w:lineRule="auto"/>
          </w:pPr>
        </w:pPrChange>
      </w:pPr>
      <w:ins w:id="578" w:author="francisco javier gonzalez  garcia" w:date="2026-09-27T23:25:00Z">
        <w:r>
          <w:t xml:space="preserve">Diagrama de Flujo de Navegación </w:t>
        </w:r>
      </w:ins>
      <w:ins w:id="579" w:author="francisco javier gonzalez  garcia" w:date="2026-09-27T23:28:00Z">
        <w:r>
          <w:fldChar w:fldCharType="begin"/>
        </w:r>
        <w:r>
          <w:instrText xml:space="preserve"> HYPERLINK "</w:instrText>
        </w:r>
      </w:ins>
      <w:ins w:id="580" w:author="francisco javier gonzalez  garcia" w:date="2026-09-27T23:19:00Z">
        <w:r w:rsidRPr="007165EA">
          <w:rPr>
            <w:rPrChange w:id="581" w:author="francisco javier gonzalez  garcia" w:date="2026-09-27T23:28:00Z">
              <w:rPr>
                <w:rStyle w:val="Hipervnculo"/>
              </w:rPr>
            </w:rPrChange>
          </w:rPr>
          <w:instrText>https://miro.com/app/board/uXjVHh3M7r0=/?share_link_id=517612748711</w:instrText>
        </w:r>
      </w:ins>
      <w:ins w:id="582" w:author="francisco javier gonzalez  garcia" w:date="2026-09-27T23:28:00Z">
        <w:r>
          <w:instrText xml:space="preserve">" </w:instrText>
        </w:r>
        <w:r>
          <w:fldChar w:fldCharType="separate"/>
        </w:r>
      </w:ins>
      <w:ins w:id="583" w:author="francisco javier gonzalez  garcia" w:date="2026-09-27T23:19:00Z">
        <w:r w:rsidRPr="00C0404E">
          <w:rPr>
            <w:rStyle w:val="Hipervnculo"/>
          </w:rPr>
          <w:t>https://miro.com/app/board/uXjVHh3M7r0=/?share_link_id=517612748711</w:t>
        </w:r>
      </w:ins>
      <w:ins w:id="584" w:author="francisco javier gonzalez  garcia" w:date="2026-09-27T23:28:00Z">
        <w:r>
          <w:fldChar w:fldCharType="end"/>
        </w:r>
      </w:ins>
    </w:p>
    <w:p w14:paraId="2EAED542" w14:textId="53168A2C" w:rsidR="00B543E1" w:rsidRDefault="00B543E1">
      <w:pPr>
        <w:pStyle w:val="Ttulo1"/>
        <w:rPr>
          <w:ins w:id="585" w:author="francisco javier gonzalez  garcia" w:date="2026-09-24T23:54:00Z"/>
        </w:rPr>
        <w:pPrChange w:id="586" w:author="francisco javier gonzalez  garcia" w:date="2026-09-24T23:55:00Z">
          <w:pPr>
            <w:spacing w:after="80"/>
          </w:pPr>
        </w:pPrChange>
      </w:pPr>
      <w:ins w:id="587" w:author="francisco javier gonzalez  garcia" w:date="2026-09-24T23:54:00Z">
        <w:r w:rsidRPr="00B543E1">
          <w:lastRenderedPageBreak/>
          <w:t>Fase 6. Uso de inteligencia artificial</w:t>
        </w:r>
      </w:ins>
    </w:p>
    <w:p w14:paraId="04381AC6" w14:textId="5FE1A363" w:rsidR="00B543E1" w:rsidRDefault="00B543E1" w:rsidP="00B543E1">
      <w:pPr>
        <w:spacing w:after="80"/>
        <w:rPr>
          <w:ins w:id="588" w:author="francisco javier gonzalez  garcia" w:date="2026-09-24T23:54:00Z"/>
        </w:rPr>
      </w:pPr>
      <w:ins w:id="589" w:author="francisco javier gonzalez  garcia" w:date="2026-09-24T23:55:00Z">
        <w:r>
          <w:t>Reflexión. P</w:t>
        </w:r>
      </w:ins>
      <w:ins w:id="590" w:author="francisco javier gonzalez  garcia" w:date="2026-09-24T23:54:00Z">
        <w:r>
          <w:t xml:space="preserve">ara el desarrollo de los </w:t>
        </w:r>
      </w:ins>
      <w:ins w:id="591" w:author="francisco javier gonzalez  garcia" w:date="2026-09-24T23:56:00Z">
        <w:r>
          <w:t xml:space="preserve">arquetipos </w:t>
        </w:r>
      </w:ins>
      <w:ins w:id="592" w:author="francisco javier gonzalez  garcia" w:date="2026-09-24T23:55:00Z">
        <w:r>
          <w:t>y la</w:t>
        </w:r>
      </w:ins>
      <w:ins w:id="593" w:author="francisco javier gonzalez  garcia" w:date="2026-09-24T23:56:00Z">
        <w:r>
          <w:t>s</w:t>
        </w:r>
      </w:ins>
      <w:ins w:id="594" w:author="francisco javier gonzalez  garcia" w:date="2026-09-24T23:55:00Z">
        <w:r>
          <w:t xml:space="preserve"> </w:t>
        </w:r>
      </w:ins>
      <w:proofErr w:type="spellStart"/>
      <w:ins w:id="595" w:author="francisco javier gonzalez  garcia" w:date="2026-09-24T23:56:00Z">
        <w:r w:rsidRPr="00B543E1">
          <w:t>User</w:t>
        </w:r>
        <w:proofErr w:type="spellEnd"/>
        <w:r w:rsidRPr="00B543E1">
          <w:t xml:space="preserve"> </w:t>
        </w:r>
        <w:proofErr w:type="spellStart"/>
        <w:r w:rsidRPr="00B543E1">
          <w:t>Stories</w:t>
        </w:r>
        <w:proofErr w:type="spellEnd"/>
        <w:r>
          <w:t xml:space="preserve">, </w:t>
        </w:r>
      </w:ins>
      <w:ins w:id="596" w:author="francisco javier gonzalez  garcia" w:date="2026-09-24T23:54:00Z">
        <w:r>
          <w:t>se usó Google Gemini Flash</w:t>
        </w:r>
      </w:ins>
      <w:ins w:id="597" w:author="francisco javier gonzalez  garcia" w:date="2026-09-25T00:02:00Z">
        <w:r w:rsidR="005E058C">
          <w:t>.</w:t>
        </w:r>
      </w:ins>
      <w:ins w:id="598" w:author="francisco javier gonzalez  garcia" w:date="2026-09-24T23:56:00Z">
        <w:r>
          <w:t xml:space="preserve"> </w:t>
        </w:r>
      </w:ins>
      <w:ins w:id="599" w:author="francisco javier gonzalez  garcia" w:date="2026-09-25T00:02:00Z">
        <w:r w:rsidR="005E058C">
          <w:t>L</w:t>
        </w:r>
      </w:ins>
      <w:ins w:id="600" w:author="francisco javier gonzalez  garcia" w:date="2026-09-24T23:56:00Z">
        <w:r>
          <w:t xml:space="preserve">a IA ayudo en la </w:t>
        </w:r>
      </w:ins>
      <w:ins w:id="601" w:author="francisco javier gonzalez  garcia" w:date="2026-09-24T23:57:00Z">
        <w:r>
          <w:t>creación de la detección de necesidades</w:t>
        </w:r>
      </w:ins>
      <w:ins w:id="602" w:author="francisco javier gonzalez  garcia" w:date="2026-09-24T23:59:00Z">
        <w:r>
          <w:t>.</w:t>
        </w:r>
      </w:ins>
      <w:ins w:id="603" w:author="francisco javier gonzalez  garcia" w:date="2026-09-24T23:57:00Z">
        <w:r>
          <w:t xml:space="preserve"> </w:t>
        </w:r>
      </w:ins>
      <w:ins w:id="604" w:author="francisco javier gonzalez  garcia" w:date="2026-09-24T23:59:00Z">
        <w:r>
          <w:t>S</w:t>
        </w:r>
      </w:ins>
      <w:ins w:id="605" w:author="francisco javier gonzalez  garcia" w:date="2026-09-24T23:57:00Z">
        <w:r>
          <w:t>e validaron de forma manual</w:t>
        </w:r>
      </w:ins>
      <w:ins w:id="606" w:author="francisco javier gonzalez  garcia" w:date="2026-09-25T00:00:00Z">
        <w:r>
          <w:t xml:space="preserve">, el contenido de </w:t>
        </w:r>
      </w:ins>
      <w:ins w:id="607" w:author="francisco javier gonzalez  garcia" w:date="2026-09-24T23:58:00Z">
        <w:r>
          <w:t>necesidades generad</w:t>
        </w:r>
      </w:ins>
      <w:ins w:id="608" w:author="francisco javier gonzalez  garcia" w:date="2026-09-24T23:59:00Z">
        <w:r>
          <w:t>a</w:t>
        </w:r>
      </w:ins>
      <w:ins w:id="609" w:author="francisco javier gonzalez  garcia" w:date="2026-09-24T23:58:00Z">
        <w:r>
          <w:t xml:space="preserve">s en los </w:t>
        </w:r>
      </w:ins>
      <w:ins w:id="610" w:author="francisco javier gonzalez  garcia" w:date="2026-09-24T23:57:00Z">
        <w:r>
          <w:t>arqu</w:t>
        </w:r>
      </w:ins>
      <w:ins w:id="611" w:author="francisco javier gonzalez  garcia" w:date="2026-09-24T23:58:00Z">
        <w:r>
          <w:t>e</w:t>
        </w:r>
      </w:ins>
      <w:ins w:id="612" w:author="francisco javier gonzalez  garcia" w:date="2026-09-24T23:57:00Z">
        <w:r>
          <w:t>tipos</w:t>
        </w:r>
      </w:ins>
      <w:ins w:id="613" w:author="francisco javier gonzalez  garcia" w:date="2026-09-24T23:58:00Z">
        <w:r>
          <w:t xml:space="preserve"> </w:t>
        </w:r>
      </w:ins>
      <w:ins w:id="614" w:author="francisco javier gonzalez  garcia" w:date="2026-09-25T00:00:00Z">
        <w:r>
          <w:t xml:space="preserve">y </w:t>
        </w:r>
      </w:ins>
      <w:ins w:id="615" w:author="francisco javier gonzalez  garcia" w:date="2026-09-24T23:58:00Z">
        <w:r>
          <w:t xml:space="preserve">las </w:t>
        </w:r>
        <w:proofErr w:type="spellStart"/>
        <w:r>
          <w:t>User</w:t>
        </w:r>
        <w:proofErr w:type="spellEnd"/>
        <w:r>
          <w:t xml:space="preserve"> </w:t>
        </w:r>
        <w:proofErr w:type="spellStart"/>
        <w:r>
          <w:t>Stories</w:t>
        </w:r>
      </w:ins>
      <w:proofErr w:type="spellEnd"/>
      <w:ins w:id="616" w:author="francisco javier gonzalez  garcia" w:date="2026-09-24T23:59:00Z">
        <w:r>
          <w:t xml:space="preserve"> </w:t>
        </w:r>
      </w:ins>
      <w:ins w:id="617" w:author="francisco javier gonzalez  garcia" w:date="2026-09-24T23:58:00Z">
        <w:r>
          <w:t>(para verificar que no alucine la IA).</w:t>
        </w:r>
      </w:ins>
    </w:p>
    <w:p w14:paraId="6F17DE69" w14:textId="77777777" w:rsidR="00056859" w:rsidRPr="00056859" w:rsidRDefault="00056859">
      <w:pPr>
        <w:rPr>
          <w:ins w:id="618" w:author="francisco javier gonzalez  garcia" w:date="2026-09-24T22:27:00Z"/>
        </w:rPr>
      </w:pPr>
    </w:p>
    <w:p w14:paraId="1E17AF36" w14:textId="77777777" w:rsidR="00976098" w:rsidRDefault="002C24A1">
      <w:pPr>
        <w:pStyle w:val="Ttulo1"/>
      </w:pPr>
      <w:r>
        <w:t>11. Referencias</w:t>
      </w:r>
    </w:p>
    <w:p w14:paraId="0DA96DFB" w14:textId="77777777" w:rsidR="00976098" w:rsidRDefault="002C24A1">
      <w:pPr>
        <w:spacing w:after="80"/>
      </w:pPr>
      <w:r>
        <w:t>ISO. (2010). ISO 9241-210: Ergonomía de la interacción persona-sistema - Parte 210: Diseño centrado en el usuario. Organización Internacional para la Estandarización.</w:t>
      </w:r>
    </w:p>
    <w:p w14:paraId="37ECF4F9" w14:textId="77777777" w:rsidR="00976098" w:rsidRDefault="002C24A1">
      <w:pPr>
        <w:spacing w:after="80"/>
      </w:pPr>
      <w:r>
        <w:t xml:space="preserve">Boehm, B. (1981). Software </w:t>
      </w:r>
      <w:proofErr w:type="spellStart"/>
      <w:r>
        <w:t>Engineering</w:t>
      </w:r>
      <w:proofErr w:type="spellEnd"/>
      <w:r>
        <w:t xml:space="preserve"> </w:t>
      </w:r>
      <w:proofErr w:type="spellStart"/>
      <w:r>
        <w:t>Costs</w:t>
      </w:r>
      <w:proofErr w:type="spellEnd"/>
      <w:r>
        <w:t xml:space="preserve">. IEEE </w:t>
      </w:r>
      <w:proofErr w:type="spellStart"/>
      <w:r>
        <w:t>Transactions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Computers</w:t>
      </w:r>
      <w:proofErr w:type="spellEnd"/>
      <w:r>
        <w:t>, C-30(11), 774-784. https://doi.org/10.1109/T-C.1981.1675878</w:t>
      </w:r>
    </w:p>
    <w:p w14:paraId="187ED68A" w14:textId="77777777" w:rsidR="00976098" w:rsidRDefault="002C24A1">
      <w:pPr>
        <w:spacing w:after="80"/>
      </w:pPr>
      <w:r>
        <w:t xml:space="preserve">Garrett, J. J. (2002).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: </w:t>
      </w:r>
      <w:proofErr w:type="spellStart"/>
      <w:r>
        <w:t>User-Centered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Web and </w:t>
      </w:r>
      <w:proofErr w:type="spellStart"/>
      <w:r>
        <w:t>Beyond</w:t>
      </w:r>
      <w:proofErr w:type="spellEnd"/>
      <w:r>
        <w:t xml:space="preserve">. New </w:t>
      </w:r>
      <w:proofErr w:type="spellStart"/>
      <w:r>
        <w:t>Riders</w:t>
      </w:r>
      <w:proofErr w:type="spellEnd"/>
      <w:r>
        <w:t>.</w:t>
      </w:r>
    </w:p>
    <w:p w14:paraId="54F93D0E" w14:textId="77777777" w:rsidR="00976098" w:rsidRDefault="002C24A1">
      <w:pPr>
        <w:spacing w:after="80"/>
      </w:pPr>
      <w:r>
        <w:t xml:space="preserve">Norman, D. A. (2004). </w:t>
      </w:r>
      <w:proofErr w:type="spellStart"/>
      <w:r>
        <w:t>Emotional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: </w:t>
      </w:r>
      <w:proofErr w:type="spellStart"/>
      <w:r>
        <w:t>Why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Love (</w:t>
      </w:r>
      <w:proofErr w:type="spellStart"/>
      <w:r>
        <w:t>or</w:t>
      </w:r>
      <w:proofErr w:type="spellEnd"/>
      <w:r>
        <w:t xml:space="preserve"> </w:t>
      </w:r>
      <w:proofErr w:type="spellStart"/>
      <w:r>
        <w:t>Hate</w:t>
      </w:r>
      <w:proofErr w:type="spellEnd"/>
      <w:r>
        <w:t xml:space="preserve">) </w:t>
      </w:r>
      <w:proofErr w:type="spellStart"/>
      <w:r>
        <w:t>Everyday</w:t>
      </w:r>
      <w:proofErr w:type="spellEnd"/>
      <w:r>
        <w:t xml:space="preserve"> </w:t>
      </w:r>
      <w:proofErr w:type="spellStart"/>
      <w:r>
        <w:t>Things</w:t>
      </w:r>
      <w:proofErr w:type="spellEnd"/>
      <w:r>
        <w:t xml:space="preserve">. Basic </w:t>
      </w:r>
      <w:proofErr w:type="spellStart"/>
      <w:r>
        <w:t>Books</w:t>
      </w:r>
      <w:proofErr w:type="spellEnd"/>
      <w:r>
        <w:t>.</w:t>
      </w:r>
    </w:p>
    <w:p w14:paraId="78A82284" w14:textId="77777777" w:rsidR="00976098" w:rsidRDefault="002C24A1">
      <w:pPr>
        <w:spacing w:after="80"/>
      </w:pPr>
      <w:proofErr w:type="spellStart"/>
      <w:r>
        <w:t>Saffer</w:t>
      </w:r>
      <w:proofErr w:type="spellEnd"/>
      <w:r>
        <w:t xml:space="preserve">, D. (2007). </w:t>
      </w:r>
      <w:proofErr w:type="spellStart"/>
      <w:r>
        <w:t>Designing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Interaction</w:t>
      </w:r>
      <w:proofErr w:type="spellEnd"/>
      <w:r>
        <w:t xml:space="preserve">: </w:t>
      </w:r>
      <w:proofErr w:type="spellStart"/>
      <w:r>
        <w:t>Creating</w:t>
      </w:r>
      <w:proofErr w:type="spellEnd"/>
      <w:r>
        <w:t xml:space="preserve"> Smart </w:t>
      </w:r>
      <w:proofErr w:type="spellStart"/>
      <w:r>
        <w:t>Applications</w:t>
      </w:r>
      <w:proofErr w:type="spellEnd"/>
      <w:r>
        <w:t xml:space="preserve"> and </w:t>
      </w:r>
      <w:proofErr w:type="spellStart"/>
      <w:r>
        <w:t>Devices</w:t>
      </w:r>
      <w:proofErr w:type="spellEnd"/>
      <w:r>
        <w:t xml:space="preserve">. </w:t>
      </w:r>
      <w:proofErr w:type="spellStart"/>
      <w:r>
        <w:t>Peachpit</w:t>
      </w:r>
      <w:proofErr w:type="spellEnd"/>
      <w:r>
        <w:t xml:space="preserve"> </w:t>
      </w:r>
      <w:proofErr w:type="spellStart"/>
      <w:r>
        <w:t>Press</w:t>
      </w:r>
      <w:proofErr w:type="spellEnd"/>
      <w:r>
        <w:t>.</w:t>
      </w:r>
    </w:p>
    <w:p w14:paraId="65411963" w14:textId="12586D49" w:rsidR="00976098" w:rsidRDefault="002C24A1">
      <w:pPr>
        <w:spacing w:after="80"/>
        <w:rPr>
          <w:ins w:id="619" w:author="francisco javier gonzalez  garcia" w:date="2026-09-22T22:31:00Z"/>
        </w:rPr>
      </w:pPr>
      <w:proofErr w:type="spellStart"/>
      <w:r>
        <w:t>Löwgren</w:t>
      </w:r>
      <w:proofErr w:type="spellEnd"/>
      <w:r>
        <w:t xml:space="preserve">, J., &amp; </w:t>
      </w:r>
      <w:proofErr w:type="spellStart"/>
      <w:r>
        <w:t>Stolterman</w:t>
      </w:r>
      <w:proofErr w:type="spellEnd"/>
      <w:r>
        <w:t xml:space="preserve">, E. (2004). </w:t>
      </w:r>
      <w:proofErr w:type="spellStart"/>
      <w:r>
        <w:t>Thoughtful</w:t>
      </w:r>
      <w:proofErr w:type="spellEnd"/>
      <w:r>
        <w:t xml:space="preserve"> </w:t>
      </w:r>
      <w:proofErr w:type="spellStart"/>
      <w:r>
        <w:t>Interaction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: A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Perspective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Research-Based</w:t>
      </w:r>
      <w:proofErr w:type="spellEnd"/>
      <w:r>
        <w:t xml:space="preserve"> </w:t>
      </w:r>
      <w:proofErr w:type="spellStart"/>
      <w:r>
        <w:t>Design</w:t>
      </w:r>
      <w:proofErr w:type="spellEnd"/>
      <w:r>
        <w:t>. Morgan Kaufmann.</w:t>
      </w:r>
    </w:p>
    <w:p w14:paraId="656552A6" w14:textId="7B208EEE" w:rsidR="00421E83" w:rsidRDefault="00421E83">
      <w:pPr>
        <w:spacing w:after="80"/>
        <w:rPr>
          <w:ins w:id="620" w:author="francisco javier gonzalez  garcia" w:date="2026-09-22T22:31:00Z"/>
        </w:rPr>
      </w:pPr>
    </w:p>
    <w:customXmlInsRangeStart w:id="621" w:author="francisco javier gonzalez  garcia" w:date="2026-09-22T22:32:00Z"/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  <w:lang w:val="es-ES"/>
        </w:rPr>
        <w:id w:val="682404742"/>
        <w:docPartObj>
          <w:docPartGallery w:val="Bibliographies"/>
          <w:docPartUnique/>
        </w:docPartObj>
      </w:sdtPr>
      <w:sdtEndPr>
        <w:rPr>
          <w:lang w:val="es-MX"/>
        </w:rPr>
      </w:sdtEndPr>
      <w:sdtContent>
        <w:customXmlInsRangeEnd w:id="621"/>
        <w:p w14:paraId="1B4226D7" w14:textId="0507B925" w:rsidR="00421E83" w:rsidRDefault="00421E83">
          <w:pPr>
            <w:pStyle w:val="Ttulo1"/>
            <w:rPr>
              <w:ins w:id="622" w:author="francisco javier gonzalez  garcia" w:date="2026-09-22T22:32:00Z"/>
            </w:rPr>
          </w:pPr>
          <w:ins w:id="623" w:author="francisco javier gonzalez  garcia" w:date="2026-09-22T22:32:00Z">
            <w:r>
              <w:rPr>
                <w:lang w:val="es-ES"/>
              </w:rPr>
              <w:t>Referencias</w:t>
            </w:r>
          </w:ins>
        </w:p>
        <w:customXmlInsRangeStart w:id="624" w:author="francisco javier gonzalez  garcia" w:date="2026-09-22T22:32:00Z"/>
        <w:sdt>
          <w:sdtPr>
            <w:id w:val="-573587230"/>
            <w:bibliography/>
          </w:sdtPr>
          <w:sdtEndPr/>
          <w:sdtContent>
            <w:customXmlInsRangeEnd w:id="624"/>
            <w:p w14:paraId="3AC89B08" w14:textId="77777777" w:rsidR="00421E83" w:rsidRDefault="00421E83" w:rsidP="00421E83">
              <w:pPr>
                <w:pStyle w:val="Bibliografa"/>
                <w:ind w:left="720" w:hanging="720"/>
                <w:rPr>
                  <w:noProof/>
                  <w:sz w:val="24"/>
                  <w:szCs w:val="24"/>
                  <w:lang w:val="es-ES"/>
                </w:rPr>
              </w:pPr>
              <w:ins w:id="625" w:author="francisco javier gonzalez  garcia" w:date="2026-09-22T22:32:00Z">
                <w:r>
                  <w:fldChar w:fldCharType="begin"/>
                </w:r>
                <w:r>
                  <w:instrText>BIBLIOGRAPHY</w:instrText>
                </w:r>
                <w:r>
                  <w:fldChar w:fldCharType="separate"/>
                </w:r>
              </w:ins>
              <w:r>
                <w:rPr>
                  <w:noProof/>
                  <w:lang w:val="es-ES"/>
                </w:rPr>
                <w:t xml:space="preserve">Guilizzoni, P. (8 de mayo de 2025). </w:t>
              </w:r>
              <w:r>
                <w:rPr>
                  <w:i/>
                  <w:iCs/>
                  <w:noProof/>
                  <w:lang w:val="es-ES"/>
                </w:rPr>
                <w:t>balsamiq.com</w:t>
              </w:r>
              <w:r>
                <w:rPr>
                  <w:noProof/>
                  <w:lang w:val="es-ES"/>
                </w:rPr>
                <w:t>. Obtenido de balsamiq.com: https://balsamiq.com/blog/what-are-wireframes/</w:t>
              </w:r>
            </w:p>
            <w:p w14:paraId="53D8C246" w14:textId="6208C202" w:rsidR="00421E83" w:rsidRDefault="00421E83" w:rsidP="00421E83">
              <w:pPr>
                <w:rPr>
                  <w:ins w:id="626" w:author="francisco javier gonzalez  garcia" w:date="2026-09-22T22:32:00Z"/>
                </w:rPr>
              </w:pPr>
              <w:ins w:id="627" w:author="francisco javier gonzalez  garcia" w:date="2026-09-22T22:32:00Z">
                <w:r>
                  <w:rPr>
                    <w:b/>
                    <w:bCs/>
                  </w:rPr>
                  <w:fldChar w:fldCharType="end"/>
                </w:r>
              </w:ins>
            </w:p>
            <w:customXmlInsRangeStart w:id="628" w:author="francisco javier gonzalez  garcia" w:date="2026-09-22T22:32:00Z"/>
          </w:sdtContent>
        </w:sdt>
        <w:customXmlInsRangeEnd w:id="628"/>
        <w:customXmlInsRangeStart w:id="629" w:author="francisco javier gonzalez  garcia" w:date="2026-09-22T22:32:00Z"/>
      </w:sdtContent>
    </w:sdt>
    <w:customXmlInsRangeEnd w:id="629"/>
    <w:p w14:paraId="2B183E7E" w14:textId="581EBFBF" w:rsidR="00421E83" w:rsidRDefault="00E96002">
      <w:pPr>
        <w:spacing w:after="80"/>
      </w:pPr>
      <w:ins w:id="630" w:author="francisco javier gonzalez  garcia" w:date="2026-09-24T23:02:00Z">
        <w:r>
          <w:t xml:space="preserve"> </w:t>
        </w:r>
      </w:ins>
    </w:p>
    <w:sectPr w:rsidR="00421E83" w:rsidSect="004D44D5">
      <w:pgSz w:w="12240" w:h="15840"/>
      <w:pgMar w:top="1134" w:right="1440" w:bottom="993" w:left="1440" w:header="720" w:footer="720" w:gutter="0"/>
      <w:cols w:space="720"/>
      <w:docGrid w:linePitch="360"/>
      <w:sectPrChange w:id="631" w:author="francisco javier gonzalez  garcia" w:date="2026-09-24T22:55:00Z">
        <w:sectPr w:rsidR="00421E83" w:rsidSect="004D44D5">
          <w:pgMar w:top="1440" w:right="1440" w:bottom="1440" w:left="1440" w:header="720" w:footer="720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5D71A0"/>
    <w:multiLevelType w:val="hybridMultilevel"/>
    <w:tmpl w:val="91B0A52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8331A1"/>
    <w:multiLevelType w:val="hybridMultilevel"/>
    <w:tmpl w:val="593CE21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3D3DFA"/>
    <w:multiLevelType w:val="hybridMultilevel"/>
    <w:tmpl w:val="D050101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B28740E"/>
    <w:multiLevelType w:val="hybridMultilevel"/>
    <w:tmpl w:val="08E4955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0C0C5A"/>
    <w:multiLevelType w:val="hybridMultilevel"/>
    <w:tmpl w:val="373C602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C9629FF"/>
    <w:multiLevelType w:val="hybridMultilevel"/>
    <w:tmpl w:val="A2BA5F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AA1A7E"/>
    <w:multiLevelType w:val="hybridMultilevel"/>
    <w:tmpl w:val="0E32DE7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BC64B87"/>
    <w:multiLevelType w:val="hybridMultilevel"/>
    <w:tmpl w:val="6756B5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202560"/>
    <w:multiLevelType w:val="hybridMultilevel"/>
    <w:tmpl w:val="E604C3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75084A"/>
    <w:multiLevelType w:val="hybridMultilevel"/>
    <w:tmpl w:val="2624A1B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3E61EC"/>
    <w:multiLevelType w:val="hybridMultilevel"/>
    <w:tmpl w:val="5BBA4DEE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AD245B5"/>
    <w:multiLevelType w:val="hybridMultilevel"/>
    <w:tmpl w:val="32EAABAE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5300DA2"/>
    <w:multiLevelType w:val="hybridMultilevel"/>
    <w:tmpl w:val="409051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0"/>
  </w:num>
  <w:num w:numId="11">
    <w:abstractNumId w:val="11"/>
  </w:num>
  <w:num w:numId="12">
    <w:abstractNumId w:val="15"/>
  </w:num>
  <w:num w:numId="13">
    <w:abstractNumId w:val="16"/>
  </w:num>
  <w:num w:numId="14">
    <w:abstractNumId w:val="17"/>
  </w:num>
  <w:num w:numId="15">
    <w:abstractNumId w:val="18"/>
  </w:num>
  <w:num w:numId="16">
    <w:abstractNumId w:val="13"/>
  </w:num>
  <w:num w:numId="17">
    <w:abstractNumId w:val="19"/>
  </w:num>
  <w:num w:numId="18">
    <w:abstractNumId w:val="10"/>
  </w:num>
  <w:num w:numId="19">
    <w:abstractNumId w:val="14"/>
  </w:num>
  <w:num w:numId="20">
    <w:abstractNumId w:val="21"/>
  </w:num>
  <w:num w:numId="21">
    <w:abstractNumId w:val="9"/>
  </w:num>
  <w:num w:numId="22">
    <w:abstractNumId w:val="1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francisco javier gonzalez  garcia">
    <w15:presenceInfo w15:providerId="None" w15:userId="francisco javier gonzalez  garcia"/>
  </w15:person>
  <w15:person w15:author="Francisco Javier">
    <w15:presenceInfo w15:providerId="None" w15:userId="Francisco Javi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trackRevisions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859"/>
    <w:rsid w:val="0006063C"/>
    <w:rsid w:val="00086958"/>
    <w:rsid w:val="0015074B"/>
    <w:rsid w:val="002522B7"/>
    <w:rsid w:val="002667A9"/>
    <w:rsid w:val="0029639D"/>
    <w:rsid w:val="002C24A1"/>
    <w:rsid w:val="003070B1"/>
    <w:rsid w:val="00326F90"/>
    <w:rsid w:val="003B02C2"/>
    <w:rsid w:val="00421E83"/>
    <w:rsid w:val="004B1224"/>
    <w:rsid w:val="004D01B0"/>
    <w:rsid w:val="004D181D"/>
    <w:rsid w:val="004D44D5"/>
    <w:rsid w:val="005938CE"/>
    <w:rsid w:val="005E058C"/>
    <w:rsid w:val="0060350E"/>
    <w:rsid w:val="0069347D"/>
    <w:rsid w:val="006F770E"/>
    <w:rsid w:val="00700009"/>
    <w:rsid w:val="007165EA"/>
    <w:rsid w:val="00741B2C"/>
    <w:rsid w:val="0078477B"/>
    <w:rsid w:val="00892B48"/>
    <w:rsid w:val="00896785"/>
    <w:rsid w:val="008A6E8B"/>
    <w:rsid w:val="00976098"/>
    <w:rsid w:val="00AA1D8D"/>
    <w:rsid w:val="00AB170E"/>
    <w:rsid w:val="00B47730"/>
    <w:rsid w:val="00B543E1"/>
    <w:rsid w:val="00C14D23"/>
    <w:rsid w:val="00CB0664"/>
    <w:rsid w:val="00D979BF"/>
    <w:rsid w:val="00DD22B8"/>
    <w:rsid w:val="00E62E35"/>
    <w:rsid w:val="00E96002"/>
    <w:rsid w:val="00ED52D8"/>
    <w:rsid w:val="00F314C6"/>
    <w:rsid w:val="00FC693F"/>
    <w:rsid w:val="00FE0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DF40D0"/>
  <w14:defaultImageDpi w14:val="300"/>
  <w15:docId w15:val="{F6419515-54A4-4152-848E-21976CACA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Calibri" w:hAnsi="Calibri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ibliografa">
    <w:name w:val="Bibliography"/>
    <w:basedOn w:val="Normal"/>
    <w:next w:val="Normal"/>
    <w:uiPriority w:val="37"/>
    <w:unhideWhenUsed/>
    <w:rsid w:val="00421E83"/>
  </w:style>
  <w:style w:type="character" w:styleId="Hipervnculo">
    <w:name w:val="Hyperlink"/>
    <w:basedOn w:val="Fuentedeprrafopredeter"/>
    <w:uiPriority w:val="99"/>
    <w:unhideWhenUsed/>
    <w:rsid w:val="003B02C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B02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3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PelGuil</b:Tag>
    <b:SourceType>InternetSite</b:SourceType>
    <b:Guid>{CAC68F8E-AEB1-459F-A5C2-F294185C14AA}</b:Guid>
    <b:Author>
      <b:Author>
        <b:NameList>
          <b:Person>
            <b:Last>Guilizzoni</b:Last>
            <b:First>Peldi</b:First>
          </b:Person>
        </b:NameList>
      </b:Author>
    </b:Author>
    <b:Title>balsamiq.com</b:Title>
    <b:InternetSiteTitle>balsamiq.com</b:InternetSiteTitle>
    <b:Year>2025</b:Year>
    <b:Month>mayo</b:Month>
    <b:Day>8</b:Day>
    <b:URL>https://balsamiq.com/blog/what-are-wireframes/</b:URL>
    <b:RefOrder>1</b:RefOrder>
  </b:Source>
  <b:Source>
    <b:Tag>Org10</b:Tag>
    <b:SourceType>ElectronicSource</b:SourceType>
    <b:Guid>{AA9F94E6-7001-4A47-ACAB-E99017595420}</b:Guid>
    <b:Author>
      <b:Author>
        <b:NameList>
          <b:Person>
            <b:Last>(2019)</b:Last>
            <b:First>Organización</b:First>
            <b:Middle>Internacional de Normalización.</b:Middle>
          </b:Person>
        </b:NameList>
      </b:Author>
    </b:Author>
    <b:Title>Ergonomía de la interacción persona-sistema - Parte 210: Diseño centrado en el humano para los sistemas interactivos</b:Title>
    <b:Year>2010</b:Year>
    <b:RefOrder>2</b:RefOrder>
  </b:Source>
</b:Sources>
</file>

<file path=customXml/itemProps1.xml><?xml version="1.0" encoding="utf-8"?>
<ds:datastoreItem xmlns:ds="http://schemas.openxmlformats.org/officeDocument/2006/customXml" ds:itemID="{F9AAB008-62ED-4073-9113-F5F9BD9086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6</Pages>
  <Words>2095</Words>
  <Characters>11528</Characters>
  <Application>Microsoft Office Word</Application>
  <DocSecurity>0</DocSecurity>
  <Lines>96</Lines>
  <Paragraphs>27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13596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francisco javier gonzalez  garcia</cp:lastModifiedBy>
  <cp:revision>24</cp:revision>
  <dcterms:created xsi:type="dcterms:W3CDTF">2013-12-23T23:15:00Z</dcterms:created>
  <dcterms:modified xsi:type="dcterms:W3CDTF">2026-09-28T05:32:00Z</dcterms:modified>
  <cp:category/>
</cp:coreProperties>
</file>